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46ADC" w:rsidRDefault="00146ADC" w:rsidP="00304522">
      <w:pPr>
        <w:pStyle w:val="DefaultText"/>
        <w:jc w:val="center"/>
        <w:rPr>
          <w:b/>
          <w:bCs/>
        </w:rPr>
      </w:pPr>
      <w:r>
        <w:rPr>
          <w:b/>
          <w:bCs/>
        </w:rPr>
        <w:t>LICENSE AGREEMENT</w:t>
      </w:r>
    </w:p>
    <w:p w:rsidR="00146ADC" w:rsidRDefault="00146ADC">
      <w:pPr>
        <w:pStyle w:val="DefaultText"/>
      </w:pPr>
    </w:p>
    <w:p w:rsidR="00146ADC" w:rsidRDefault="00146ADC" w:rsidP="00304522">
      <w:pPr>
        <w:pStyle w:val="DefaultText"/>
        <w:ind w:right="720"/>
        <w:rPr>
          <w:b/>
        </w:rPr>
      </w:pPr>
      <w:r>
        <w:tab/>
        <w:t xml:space="preserve">This License Agreement </w:t>
      </w:r>
      <w:r w:rsidR="00CA4B39">
        <w:t xml:space="preserve">(the “License Agreement”) </w:t>
      </w:r>
      <w:r>
        <w:t xml:space="preserve">is </w:t>
      </w:r>
      <w:r w:rsidR="00BF4441">
        <w:t>entered into</w:t>
      </w:r>
      <w:r w:rsidR="006872A6">
        <w:t xml:space="preserve"> </w:t>
      </w:r>
      <w:r>
        <w:t xml:space="preserve">this </w:t>
      </w:r>
      <w:r w:rsidRPr="00C350AA">
        <w:rPr>
          <w:highlight w:val="yellow"/>
        </w:rPr>
        <w:t xml:space="preserve">____ </w:t>
      </w:r>
      <w:r>
        <w:t xml:space="preserve">day of </w:t>
      </w:r>
      <w:r w:rsidR="00171674" w:rsidRPr="00C350AA">
        <w:rPr>
          <w:highlight w:val="yellow"/>
        </w:rPr>
        <w:t>______</w:t>
      </w:r>
      <w:r w:rsidR="00D408A3" w:rsidRPr="00C350AA">
        <w:rPr>
          <w:highlight w:val="yellow"/>
        </w:rPr>
        <w:t>___________</w:t>
      </w:r>
      <w:r w:rsidR="00C012D4" w:rsidRPr="00C350AA">
        <w:rPr>
          <w:highlight w:val="yellow"/>
        </w:rPr>
        <w:t>__</w:t>
      </w:r>
      <w:r w:rsidR="00005495" w:rsidRPr="00C350AA">
        <w:rPr>
          <w:highlight w:val="yellow"/>
        </w:rPr>
        <w:t xml:space="preserve">, </w:t>
      </w:r>
      <w:r w:rsidR="00005495">
        <w:t>20</w:t>
      </w:r>
      <w:r w:rsidR="003F0A96">
        <w:t>2</w:t>
      </w:r>
      <w:r w:rsidR="007B1267">
        <w:t>1</w:t>
      </w:r>
      <w:r w:rsidR="00005495">
        <w:t xml:space="preserve">, </w:t>
      </w:r>
      <w:r>
        <w:t xml:space="preserve">between the </w:t>
      </w:r>
      <w:r w:rsidR="007B1267">
        <w:rPr>
          <w:b/>
        </w:rPr>
        <w:t>Maine Port Authority</w:t>
      </w:r>
      <w:r w:rsidR="007B1267">
        <w:rPr>
          <w:bCs/>
        </w:rPr>
        <w:t xml:space="preserve">, </w:t>
      </w:r>
      <w:r w:rsidR="007B1267" w:rsidRPr="00E67982">
        <w:t>a body both corporate and politic</w:t>
      </w:r>
      <w:r w:rsidR="007B1267">
        <w:rPr>
          <w:b/>
        </w:rPr>
        <w:t xml:space="preserve"> </w:t>
      </w:r>
      <w:r w:rsidR="007B1267" w:rsidRPr="00050FE7">
        <w:t>with a mailing address of</w:t>
      </w:r>
      <w:r w:rsidR="007B1267">
        <w:t xml:space="preserve"> 460 Commercial Street, Portland, ME 04101 </w:t>
      </w:r>
      <w:r>
        <w:rPr>
          <w:b/>
        </w:rPr>
        <w:t xml:space="preserve"> </w:t>
      </w:r>
      <w:r>
        <w:rPr>
          <w:bCs/>
        </w:rPr>
        <w:t>(</w:t>
      </w:r>
      <w:r w:rsidR="00BF4441">
        <w:rPr>
          <w:bCs/>
        </w:rPr>
        <w:t xml:space="preserve">hereafter the </w:t>
      </w:r>
      <w:r>
        <w:rPr>
          <w:bCs/>
        </w:rPr>
        <w:t>"</w:t>
      </w:r>
      <w:r w:rsidR="007B1267">
        <w:rPr>
          <w:bCs/>
        </w:rPr>
        <w:t>MPA</w:t>
      </w:r>
      <w:r w:rsidR="006872A6">
        <w:rPr>
          <w:bCs/>
        </w:rPr>
        <w:t xml:space="preserve">"), and the </w:t>
      </w:r>
      <w:r w:rsidR="007B1267">
        <w:rPr>
          <w:b/>
          <w:bCs/>
        </w:rPr>
        <w:t>Portland</w:t>
      </w:r>
      <w:r w:rsidR="00F1012E">
        <w:rPr>
          <w:b/>
          <w:bCs/>
        </w:rPr>
        <w:t xml:space="preserve"> Water</w:t>
      </w:r>
      <w:r w:rsidR="003F17B2">
        <w:rPr>
          <w:b/>
          <w:bCs/>
        </w:rPr>
        <w:t xml:space="preserve"> District, </w:t>
      </w:r>
      <w:r w:rsidR="00BF4441">
        <w:rPr>
          <w:bCs/>
        </w:rPr>
        <w:t xml:space="preserve"> a</w:t>
      </w:r>
      <w:r w:rsidR="003F17B2">
        <w:rPr>
          <w:bCs/>
        </w:rPr>
        <w:t xml:space="preserve"> </w:t>
      </w:r>
      <w:r w:rsidR="000768EB">
        <w:t xml:space="preserve">quasi-municipal </w:t>
      </w:r>
      <w:r w:rsidR="000768EB">
        <w:rPr>
          <w:bCs/>
        </w:rPr>
        <w:t>water</w:t>
      </w:r>
      <w:r w:rsidR="003F17B2">
        <w:rPr>
          <w:bCs/>
        </w:rPr>
        <w:t xml:space="preserve"> utility,</w:t>
      </w:r>
      <w:r w:rsidR="00BF4441">
        <w:rPr>
          <w:bCs/>
        </w:rPr>
        <w:t xml:space="preserve"> </w:t>
      </w:r>
      <w:r w:rsidR="007B1267" w:rsidRPr="007B1267">
        <w:rPr>
          <w:bCs/>
        </w:rPr>
        <w:t xml:space="preserve">organized and existing under the laws of the State of Maine, and located at P.O. Box 3553, 225 Douglass Street, Portland, Maine 04104-3553 </w:t>
      </w:r>
      <w:r w:rsidR="006872A6">
        <w:rPr>
          <w:bCs/>
        </w:rPr>
        <w:t>(</w:t>
      </w:r>
      <w:r w:rsidR="00BF4441">
        <w:rPr>
          <w:bCs/>
        </w:rPr>
        <w:t xml:space="preserve">hereafter </w:t>
      </w:r>
      <w:r w:rsidR="008F09FF">
        <w:rPr>
          <w:bCs/>
        </w:rPr>
        <w:t xml:space="preserve">the </w:t>
      </w:r>
      <w:r w:rsidR="006872A6">
        <w:rPr>
          <w:bCs/>
        </w:rPr>
        <w:t>“</w:t>
      </w:r>
      <w:r w:rsidR="003F17B2">
        <w:rPr>
          <w:bCs/>
        </w:rPr>
        <w:t>District</w:t>
      </w:r>
      <w:r w:rsidR="006872A6">
        <w:rPr>
          <w:bCs/>
        </w:rPr>
        <w:t>”)</w:t>
      </w:r>
      <w:r>
        <w:t xml:space="preserve">.  </w:t>
      </w:r>
    </w:p>
    <w:p w:rsidR="008B1F0A" w:rsidRDefault="008B1F0A">
      <w:pPr>
        <w:pStyle w:val="DefaultText"/>
        <w:ind w:left="720" w:right="720"/>
        <w:rPr>
          <w:b/>
        </w:rPr>
      </w:pPr>
    </w:p>
    <w:p w:rsidR="006B4B9D" w:rsidDel="003661AD" w:rsidRDefault="0088183F" w:rsidP="00304522">
      <w:pPr>
        <w:pStyle w:val="DefaultText"/>
        <w:ind w:right="720"/>
        <w:jc w:val="center"/>
        <w:rPr>
          <w:del w:id="0" w:author="Author"/>
          <w:b/>
          <w:u w:val="single"/>
        </w:rPr>
      </w:pPr>
      <w:del w:id="1" w:author="Author">
        <w:r w:rsidDel="003661AD">
          <w:rPr>
            <w:b/>
            <w:u w:val="single"/>
          </w:rPr>
          <w:delText>I.  Background</w:delText>
        </w:r>
      </w:del>
    </w:p>
    <w:p w:rsidR="0088183F" w:rsidRDefault="0088183F">
      <w:pPr>
        <w:pStyle w:val="DefaultText"/>
        <w:ind w:left="720" w:right="720"/>
        <w:rPr>
          <w:b/>
          <w:u w:val="single"/>
        </w:rPr>
      </w:pPr>
    </w:p>
    <w:p w:rsidR="00DC335A" w:rsidRDefault="003661AD" w:rsidP="007B1E27">
      <w:pPr>
        <w:pStyle w:val="DefaultText"/>
        <w:ind w:right="720"/>
        <w:pPrChange w:id="2" w:author="Author">
          <w:pPr>
            <w:pStyle w:val="DefaultText"/>
            <w:numPr>
              <w:numId w:val="6"/>
            </w:numPr>
            <w:ind w:left="720" w:right="720"/>
          </w:pPr>
        </w:pPrChange>
      </w:pPr>
      <w:ins w:id="3" w:author="Author">
        <w:r w:rsidRPr="007B1E27">
          <w:rPr>
            <w:b/>
            <w:rPrChange w:id="4" w:author="Author">
              <w:rPr>
                <w:bCs/>
              </w:rPr>
            </w:rPrChange>
          </w:rPr>
          <w:t>WHEREAS</w:t>
        </w:r>
        <w:r>
          <w:rPr>
            <w:bCs/>
          </w:rPr>
          <w:t xml:space="preserve">, the </w:t>
        </w:r>
      </w:ins>
      <w:r w:rsidR="007B1267">
        <w:rPr>
          <w:bCs/>
        </w:rPr>
        <w:t>MPA</w:t>
      </w:r>
      <w:r w:rsidR="00146ADC">
        <w:t xml:space="preserve"> </w:t>
      </w:r>
      <w:r w:rsidR="00F40250">
        <w:t>owns</w:t>
      </w:r>
      <w:r w:rsidR="006E4707">
        <w:t xml:space="preserve"> </w:t>
      </w:r>
      <w:r w:rsidR="000768EB">
        <w:t xml:space="preserve">a certain parcel on Commercial Street in Portland, conveyed by a Deed of Convenience from the Maine Department of Transportation, which deed is recorded in the Cumberland County Registry of Deeds at book 36501 and page 146, a copy of which is attached hereto as </w:t>
      </w:r>
      <w:r w:rsidR="00BF4441" w:rsidRPr="00BF4441">
        <w:rPr>
          <w:b/>
        </w:rPr>
        <w:t>Exhibit A</w:t>
      </w:r>
      <w:r w:rsidR="0022247D">
        <w:t xml:space="preserve"> (hereinafter, the “Commercial Street Parcel”).</w:t>
      </w:r>
    </w:p>
    <w:p w:rsidR="00CE5186" w:rsidRDefault="00CE5186" w:rsidP="00304522">
      <w:pPr>
        <w:pStyle w:val="DefaultText"/>
        <w:ind w:left="720" w:right="720"/>
      </w:pPr>
    </w:p>
    <w:p w:rsidR="0022247D" w:rsidRDefault="003661AD" w:rsidP="007B1E27">
      <w:pPr>
        <w:pStyle w:val="DefaultText"/>
        <w:ind w:right="720"/>
        <w:pPrChange w:id="5" w:author="Author">
          <w:pPr>
            <w:pStyle w:val="DefaultText"/>
            <w:numPr>
              <w:numId w:val="6"/>
            </w:numPr>
            <w:ind w:left="720" w:right="720"/>
          </w:pPr>
        </w:pPrChange>
      </w:pPr>
      <w:ins w:id="6" w:author="Author">
        <w:r w:rsidRPr="007B1E27">
          <w:rPr>
            <w:b/>
            <w:bCs/>
            <w:rPrChange w:id="7" w:author="Author">
              <w:rPr/>
            </w:rPrChange>
          </w:rPr>
          <w:t>WHEREAS</w:t>
        </w:r>
        <w:r>
          <w:t xml:space="preserve">, </w:t>
        </w:r>
      </w:ins>
      <w:del w:id="8" w:author="Author">
        <w:r w:rsidR="00C55351" w:rsidDel="003661AD">
          <w:delText>T</w:delText>
        </w:r>
      </w:del>
      <w:ins w:id="9" w:author="Author">
        <w:r>
          <w:t>t</w:t>
        </w:r>
      </w:ins>
      <w:r w:rsidR="0022247D">
        <w:t xml:space="preserve">he </w:t>
      </w:r>
      <w:r w:rsidR="00C55351">
        <w:t>predecessor</w:t>
      </w:r>
      <w:r w:rsidR="0022247D">
        <w:t>-in-interest</w:t>
      </w:r>
      <w:r w:rsidR="00C55351">
        <w:t xml:space="preserve">, </w:t>
      </w:r>
      <w:r w:rsidR="0022247D">
        <w:t>the State of Maine Department of Transportation</w:t>
      </w:r>
      <w:r w:rsidR="009D3C29">
        <w:t xml:space="preserve"> (“MDOT”) </w:t>
      </w:r>
      <w:r w:rsidR="0022247D">
        <w:t>previously held</w:t>
      </w:r>
      <w:r w:rsidR="009D3C29" w:rsidRPr="009D3C29">
        <w:t xml:space="preserve"> </w:t>
      </w:r>
      <w:r w:rsidR="009D3C29">
        <w:t>under</w:t>
      </w:r>
      <w:r w:rsidR="00C55351">
        <w:t xml:space="preserve">, </w:t>
      </w:r>
      <w:r w:rsidR="00C55351">
        <w:rPr>
          <w:i/>
          <w:iCs/>
        </w:rPr>
        <w:t>inter alia</w:t>
      </w:r>
      <w:r w:rsidR="00C55351">
        <w:t>,</w:t>
      </w:r>
      <w:r w:rsidR="0022247D">
        <w:t xml:space="preserve"> a deed recorded in the Cumberland County Registry of Deeds at book 31408 and page 301. </w:t>
      </w:r>
      <w:r w:rsidR="0022247D">
        <w:rPr>
          <w:i/>
          <w:iCs/>
        </w:rPr>
        <w:t xml:space="preserve">See </w:t>
      </w:r>
      <w:r w:rsidR="0022247D">
        <w:t xml:space="preserve">Exhibit A at book 36501 and page 151 (referring to and conveying that </w:t>
      </w:r>
      <w:r w:rsidR="00E55D51">
        <w:t>portion of the Commercial Street</w:t>
      </w:r>
      <w:r w:rsidR="0022247D">
        <w:t xml:space="preserve"> </w:t>
      </w:r>
      <w:r w:rsidR="00E55D51">
        <w:t>P</w:t>
      </w:r>
      <w:r w:rsidR="0022247D">
        <w:t>arcel).</w:t>
      </w:r>
    </w:p>
    <w:p w:rsidR="0022247D" w:rsidRDefault="0022247D" w:rsidP="00304522">
      <w:pPr>
        <w:pStyle w:val="ListParagraph"/>
      </w:pPr>
    </w:p>
    <w:p w:rsidR="0022247D" w:rsidRPr="00304522" w:rsidRDefault="003661AD" w:rsidP="007B1E27">
      <w:pPr>
        <w:pStyle w:val="DefaultText"/>
        <w:ind w:right="720"/>
        <w:pPrChange w:id="10" w:author="Author">
          <w:pPr>
            <w:pStyle w:val="DefaultText"/>
            <w:numPr>
              <w:numId w:val="6"/>
            </w:numPr>
            <w:ind w:left="720" w:right="720"/>
          </w:pPr>
        </w:pPrChange>
      </w:pPr>
      <w:ins w:id="11" w:author="Author">
        <w:r w:rsidRPr="007B1E27">
          <w:rPr>
            <w:b/>
            <w:bCs/>
            <w:rPrChange w:id="12" w:author="Author">
              <w:rPr/>
            </w:rPrChange>
          </w:rPr>
          <w:t>WHEREAS</w:t>
        </w:r>
        <w:r>
          <w:t xml:space="preserve">, </w:t>
        </w:r>
      </w:ins>
      <w:del w:id="13" w:author="Author">
        <w:r w:rsidR="0022247D" w:rsidDel="003661AD">
          <w:delText>A</w:delText>
        </w:r>
      </w:del>
      <w:ins w:id="14" w:author="Author">
        <w:r>
          <w:t>a</w:t>
        </w:r>
      </w:ins>
      <w:r w:rsidR="0022247D">
        <w:t xml:space="preserve"> 2015 survey by Owen Haskell, Inc. of the Commercial Street Parcel shows two proposed 30-foot easements crossing the Commercial Street Parcel </w:t>
      </w:r>
      <w:r w:rsidR="009D3C29">
        <w:t xml:space="preserve">(under the prior </w:t>
      </w:r>
      <w:r w:rsidR="009D3C29" w:rsidRPr="00304522">
        <w:t xml:space="preserve">MDOT deed) </w:t>
      </w:r>
      <w:r w:rsidR="0022247D" w:rsidRPr="00304522">
        <w:t>in a generally southeasterly direction</w:t>
      </w:r>
      <w:r w:rsidR="00E55D51" w:rsidRPr="00304522">
        <w:t xml:space="preserve">; they are marked “Proposed 30’ Wide CSO Easement ‘A’”; and </w:t>
      </w:r>
      <w:del w:id="15" w:author="Author">
        <w:r w:rsidR="00E55D51" w:rsidRPr="00304522" w:rsidDel="003661AD">
          <w:delText xml:space="preserve"> </w:delText>
        </w:r>
      </w:del>
      <w:r w:rsidR="00E55D51" w:rsidRPr="00304522">
        <w:t xml:space="preserve">“Proposed 30’ Wide CSO Easement ‘B” respectively. </w:t>
      </w:r>
      <w:r w:rsidR="0022247D" w:rsidRPr="00304522">
        <w:t xml:space="preserve">A copy of the 2015 survey is attached hereto as </w:t>
      </w:r>
      <w:r w:rsidR="0022247D" w:rsidRPr="00304522">
        <w:rPr>
          <w:b/>
          <w:bCs/>
        </w:rPr>
        <w:t>Exhibit B</w:t>
      </w:r>
      <w:r w:rsidR="0022247D" w:rsidRPr="00304522">
        <w:t xml:space="preserve"> (hereinafter, the “Survey”).</w:t>
      </w:r>
    </w:p>
    <w:p w:rsidR="0022247D" w:rsidRPr="00304522" w:rsidDel="003661AD" w:rsidRDefault="0022247D" w:rsidP="00304522">
      <w:pPr>
        <w:pStyle w:val="ListParagraph"/>
        <w:rPr>
          <w:del w:id="16" w:author="Author"/>
        </w:rPr>
      </w:pPr>
    </w:p>
    <w:p w:rsidR="0022247D" w:rsidRPr="00304522" w:rsidRDefault="003661AD" w:rsidP="007B1E27">
      <w:pPr>
        <w:pStyle w:val="DefaultText"/>
        <w:ind w:right="720"/>
        <w:pPrChange w:id="17" w:author="Author">
          <w:pPr>
            <w:pStyle w:val="DefaultText"/>
            <w:numPr>
              <w:numId w:val="6"/>
            </w:numPr>
            <w:ind w:left="720" w:right="720"/>
          </w:pPr>
        </w:pPrChange>
      </w:pPr>
      <w:ins w:id="18" w:author="Author">
        <w:r w:rsidRPr="007B1E27">
          <w:rPr>
            <w:b/>
            <w:bCs/>
            <w:rPrChange w:id="19" w:author="Author">
              <w:rPr/>
            </w:rPrChange>
          </w:rPr>
          <w:t>WHEREAS</w:t>
        </w:r>
        <w:r>
          <w:t xml:space="preserve">, </w:t>
        </w:r>
      </w:ins>
      <w:del w:id="20" w:author="Author">
        <w:r w:rsidR="00E55D51" w:rsidRPr="00304522" w:rsidDel="003661AD">
          <w:delText>T</w:delText>
        </w:r>
      </w:del>
      <w:ins w:id="21" w:author="Author">
        <w:r>
          <w:t>t</w:t>
        </w:r>
      </w:ins>
      <w:r w:rsidR="0022247D" w:rsidRPr="00304522">
        <w:t xml:space="preserve">he proposed easements </w:t>
      </w:r>
      <w:r w:rsidR="00E55D51" w:rsidRPr="00304522">
        <w:t xml:space="preserve">marked on the Survey </w:t>
      </w:r>
      <w:r w:rsidR="0022247D" w:rsidRPr="00304522">
        <w:t xml:space="preserve">in fact already </w:t>
      </w:r>
      <w:r w:rsidR="00E55D51" w:rsidRPr="00304522">
        <w:t>have</w:t>
      </w:r>
      <w:r w:rsidR="0022247D" w:rsidRPr="00304522">
        <w:t xml:space="preserve"> 24</w:t>
      </w:r>
      <w:r w:rsidR="00E55D51" w:rsidRPr="00304522">
        <w:t>-inch</w:t>
      </w:r>
      <w:r w:rsidR="0022247D" w:rsidRPr="00304522">
        <w:t xml:space="preserve"> brick stormwater overflow pipe</w:t>
      </w:r>
      <w:r w:rsidR="00E55D51" w:rsidRPr="00304522">
        <w:t>s</w:t>
      </w:r>
      <w:r w:rsidR="0022247D" w:rsidRPr="00304522">
        <w:t xml:space="preserve"> currently installed</w:t>
      </w:r>
      <w:r w:rsidR="00E55D51" w:rsidRPr="00304522">
        <w:t>.</w:t>
      </w:r>
    </w:p>
    <w:p w:rsidR="00677C7D" w:rsidRDefault="00677C7D" w:rsidP="00304522">
      <w:pPr>
        <w:pStyle w:val="ListParagraph"/>
      </w:pPr>
    </w:p>
    <w:p w:rsidR="009C08B3" w:rsidRPr="009C08B3" w:rsidRDefault="003661AD" w:rsidP="007B1E27">
      <w:pPr>
        <w:pStyle w:val="DefaultText"/>
        <w:ind w:right="720"/>
        <w:rPr>
          <w:bCs/>
        </w:rPr>
        <w:pPrChange w:id="22" w:author="Author">
          <w:pPr>
            <w:pStyle w:val="DefaultText"/>
            <w:numPr>
              <w:numId w:val="6"/>
            </w:numPr>
            <w:ind w:left="720" w:right="720"/>
          </w:pPr>
        </w:pPrChange>
      </w:pPr>
      <w:ins w:id="23" w:author="Author">
        <w:r w:rsidRPr="007B1E27">
          <w:rPr>
            <w:b/>
            <w:bCs/>
            <w:rPrChange w:id="24" w:author="Author">
              <w:rPr/>
            </w:rPrChange>
          </w:rPr>
          <w:t>WHEREAS</w:t>
        </w:r>
        <w:r>
          <w:t xml:space="preserve">, </w:t>
        </w:r>
      </w:ins>
      <w:del w:id="25" w:author="Author">
        <w:r w:rsidR="009C08B3" w:rsidDel="003661AD">
          <w:delText>T</w:delText>
        </w:r>
      </w:del>
      <w:ins w:id="26" w:author="Author">
        <w:r>
          <w:t>t</w:t>
        </w:r>
      </w:ins>
      <w:r w:rsidR="009C08B3">
        <w:t xml:space="preserve">he District is seeking permission </w:t>
      </w:r>
      <w:r w:rsidR="0022247D">
        <w:t>from</w:t>
      </w:r>
      <w:r w:rsidR="009C08B3">
        <w:t xml:space="preserve"> </w:t>
      </w:r>
      <w:r w:rsidR="007B1267">
        <w:t>MPA</w:t>
      </w:r>
      <w:r w:rsidR="009C08B3">
        <w:t xml:space="preserve"> to </w:t>
      </w:r>
      <w:ins w:id="27" w:author="Author">
        <w:r w:rsidR="00BE3697">
          <w:t xml:space="preserve">operate, </w:t>
        </w:r>
      </w:ins>
      <w:r w:rsidR="0022247D">
        <w:t>maintain and repair the 24</w:t>
      </w:r>
      <w:r w:rsidR="00E55D51">
        <w:t>-inch</w:t>
      </w:r>
      <w:r w:rsidR="0022247D">
        <w:t xml:space="preserve"> stormwater overflow pipes as may be necessary for the safe and sanitary management of the District’s </w:t>
      </w:r>
      <w:ins w:id="28" w:author="Author">
        <w:r w:rsidR="00665486">
          <w:t xml:space="preserve">stormwater and </w:t>
        </w:r>
        <w:del w:id="29" w:author="Author">
          <w:r w:rsidR="00BE3697" w:rsidDel="003661AD">
            <w:delText xml:space="preserve"> </w:delText>
          </w:r>
        </w:del>
        <w:r w:rsidR="00BE3697">
          <w:t xml:space="preserve">wastewater treatment </w:t>
        </w:r>
      </w:ins>
      <w:del w:id="30" w:author="Author">
        <w:r w:rsidR="0022247D" w:rsidDel="00BE3697">
          <w:delText>water</w:delText>
        </w:r>
      </w:del>
      <w:r w:rsidR="0022247D">
        <w:t xml:space="preserve"> system.</w:t>
      </w:r>
    </w:p>
    <w:p w:rsidR="00421BCA" w:rsidRDefault="00421BCA" w:rsidP="00304522">
      <w:pPr>
        <w:pStyle w:val="DefaultText"/>
        <w:ind w:left="720" w:right="720"/>
        <w:rPr>
          <w:bCs/>
        </w:rPr>
      </w:pPr>
    </w:p>
    <w:p w:rsidR="00C07C45" w:rsidRDefault="002E2C91" w:rsidP="007B1E27">
      <w:pPr>
        <w:pStyle w:val="DefaultText"/>
        <w:ind w:right="720"/>
        <w:rPr>
          <w:bCs/>
        </w:rPr>
        <w:pPrChange w:id="31" w:author="Author">
          <w:pPr>
            <w:pStyle w:val="DefaultText"/>
            <w:ind w:left="720" w:right="720"/>
          </w:pPr>
        </w:pPrChange>
      </w:pPr>
      <w:del w:id="32" w:author="Author">
        <w:r w:rsidDel="003661AD">
          <w:rPr>
            <w:bCs/>
          </w:rPr>
          <w:delText>E</w:delText>
        </w:r>
        <w:r w:rsidR="005626E0" w:rsidDel="003661AD">
          <w:rPr>
            <w:bCs/>
          </w:rPr>
          <w:delText xml:space="preserve">. </w:delText>
        </w:r>
        <w:r w:rsidR="00C07C45" w:rsidDel="003661AD">
          <w:rPr>
            <w:bCs/>
          </w:rPr>
          <w:delText xml:space="preserve"> </w:delText>
        </w:r>
      </w:del>
      <w:ins w:id="33" w:author="Author">
        <w:r w:rsidR="003661AD">
          <w:rPr>
            <w:bCs/>
          </w:rPr>
          <w:tab/>
        </w:r>
        <w:r w:rsidR="003661AD" w:rsidRPr="007B1E27">
          <w:rPr>
            <w:b/>
            <w:rPrChange w:id="34" w:author="Author">
              <w:rPr>
                <w:bCs/>
              </w:rPr>
            </w:rPrChange>
          </w:rPr>
          <w:t>NOW THEREFORE</w:t>
        </w:r>
        <w:r w:rsidR="003661AD">
          <w:rPr>
            <w:bCs/>
          </w:rPr>
          <w:t xml:space="preserve">, </w:t>
        </w:r>
      </w:ins>
      <w:del w:id="35" w:author="Author">
        <w:r w:rsidR="00C07C45" w:rsidDel="003661AD">
          <w:rPr>
            <w:bCs/>
          </w:rPr>
          <w:delText>I</w:delText>
        </w:r>
      </w:del>
      <w:ins w:id="36" w:author="Author">
        <w:r w:rsidR="003661AD">
          <w:rPr>
            <w:bCs/>
          </w:rPr>
          <w:t>i</w:t>
        </w:r>
      </w:ins>
      <w:r w:rsidR="00C07C45">
        <w:rPr>
          <w:bCs/>
        </w:rPr>
        <w:t>n consideration of the foregoing, the parties agree to the following:</w:t>
      </w:r>
    </w:p>
    <w:p w:rsidR="0088183F" w:rsidRDefault="0088183F">
      <w:pPr>
        <w:pStyle w:val="DefaultText"/>
        <w:ind w:left="720" w:right="720"/>
        <w:rPr>
          <w:bCs/>
        </w:rPr>
      </w:pPr>
    </w:p>
    <w:p w:rsidR="0088183F" w:rsidRPr="0088183F" w:rsidRDefault="0088183F" w:rsidP="007B1E27">
      <w:pPr>
        <w:pStyle w:val="DefaultText"/>
        <w:ind w:right="720"/>
        <w:jc w:val="center"/>
        <w:rPr>
          <w:b/>
          <w:bCs/>
          <w:u w:val="single"/>
        </w:rPr>
        <w:pPrChange w:id="37" w:author="Author">
          <w:pPr>
            <w:pStyle w:val="DefaultText"/>
            <w:ind w:left="720" w:right="720"/>
            <w:jc w:val="center"/>
          </w:pPr>
        </w:pPrChange>
      </w:pPr>
      <w:del w:id="38" w:author="Author">
        <w:r w:rsidDel="003661AD">
          <w:rPr>
            <w:b/>
            <w:bCs/>
            <w:u w:val="single"/>
          </w:rPr>
          <w:delText>II</w:delText>
        </w:r>
        <w:r w:rsidR="00D37FB9" w:rsidDel="003661AD">
          <w:rPr>
            <w:b/>
            <w:bCs/>
            <w:u w:val="single"/>
          </w:rPr>
          <w:delText>.</w:delText>
        </w:r>
        <w:r w:rsidDel="003661AD">
          <w:rPr>
            <w:b/>
            <w:bCs/>
            <w:u w:val="single"/>
          </w:rPr>
          <w:delText xml:space="preserve">  </w:delText>
        </w:r>
      </w:del>
      <w:r>
        <w:rPr>
          <w:b/>
          <w:bCs/>
          <w:u w:val="single"/>
        </w:rPr>
        <w:t>License</w:t>
      </w:r>
    </w:p>
    <w:p w:rsidR="00B53A58" w:rsidRDefault="00B53A58" w:rsidP="00753C9A">
      <w:pPr>
        <w:pStyle w:val="DefaultText"/>
        <w:ind w:left="720" w:right="720"/>
      </w:pPr>
    </w:p>
    <w:p w:rsidR="009330DC" w:rsidRDefault="007B1267" w:rsidP="00304522">
      <w:pPr>
        <w:pStyle w:val="DefaultText"/>
        <w:numPr>
          <w:ilvl w:val="0"/>
          <w:numId w:val="7"/>
        </w:numPr>
        <w:ind w:left="0" w:right="720" w:firstLine="360"/>
      </w:pPr>
      <w:r>
        <w:rPr>
          <w:bCs/>
        </w:rPr>
        <w:t>MPA</w:t>
      </w:r>
      <w:r w:rsidR="00146ADC">
        <w:t xml:space="preserve"> grants to </w:t>
      </w:r>
      <w:r w:rsidR="008F09FF">
        <w:t xml:space="preserve">the </w:t>
      </w:r>
      <w:r w:rsidR="009C08B3">
        <w:t>District</w:t>
      </w:r>
      <w:r w:rsidR="0017690D">
        <w:t xml:space="preserve"> </w:t>
      </w:r>
      <w:r w:rsidR="0088183F">
        <w:t xml:space="preserve">a license </w:t>
      </w:r>
      <w:r w:rsidR="00FE5537">
        <w:t>to</w:t>
      </w:r>
      <w:r w:rsidR="00421BCA">
        <w:t xml:space="preserve"> </w:t>
      </w:r>
      <w:r w:rsidR="00E55D51">
        <w:t xml:space="preserve">access the Commercial Street Parcel for the sole purpose of </w:t>
      </w:r>
      <w:ins w:id="39" w:author="Author">
        <w:r w:rsidR="00BE3697">
          <w:t xml:space="preserve">operation, </w:t>
        </w:r>
      </w:ins>
      <w:r w:rsidR="0022247D">
        <w:t>repair</w:t>
      </w:r>
      <w:r w:rsidR="00E55D51">
        <w:t xml:space="preserve"> and maintenance of</w:t>
      </w:r>
      <w:r w:rsidR="0022247D">
        <w:t xml:space="preserve"> </w:t>
      </w:r>
      <w:r w:rsidR="00E55D51">
        <w:t xml:space="preserve">the </w:t>
      </w:r>
      <w:r w:rsidR="0022247D">
        <w:t>24</w:t>
      </w:r>
      <w:r w:rsidR="00E55D51">
        <w:t>-inch</w:t>
      </w:r>
      <w:r w:rsidR="0072344F">
        <w:t xml:space="preserve"> stormwater overflow pipes </w:t>
      </w:r>
      <w:r w:rsidR="00E55D51">
        <w:t>extant in</w:t>
      </w:r>
      <w:r w:rsidR="0072344F">
        <w:t xml:space="preserve"> the same locations as shown in</w:t>
      </w:r>
      <w:r w:rsidR="00E55D51">
        <w:t xml:space="preserve"> the Survey</w:t>
      </w:r>
      <w:r w:rsidR="0072344F">
        <w:t xml:space="preserve"> </w:t>
      </w:r>
      <w:r w:rsidR="00E55D51">
        <w:t>(</w:t>
      </w:r>
      <w:r w:rsidR="0072344F">
        <w:t>Exhibit B</w:t>
      </w:r>
      <w:r w:rsidR="00E55D51">
        <w:t>)</w:t>
      </w:r>
      <w:r w:rsidR="0072344F">
        <w:t xml:space="preserve">, in the areas </w:t>
      </w:r>
      <w:r w:rsidR="00E326BA">
        <w:t xml:space="preserve">respectively </w:t>
      </w:r>
      <w:r w:rsidR="0072344F">
        <w:t xml:space="preserve">marked “Proposed 30’ Wide CSO Easement ‘A’”; and </w:t>
      </w:r>
      <w:del w:id="40" w:author="Author">
        <w:r w:rsidR="0072344F" w:rsidDel="007B1E27">
          <w:delText xml:space="preserve"> </w:delText>
        </w:r>
      </w:del>
      <w:r w:rsidR="0072344F" w:rsidRPr="0072344F">
        <w:t>“Proposed 30’ Wide CSO Easement ‘</w:t>
      </w:r>
      <w:r w:rsidR="0072344F">
        <w:t>B</w:t>
      </w:r>
      <w:r w:rsidR="0072344F" w:rsidRPr="0072344F">
        <w:t xml:space="preserve">” </w:t>
      </w:r>
      <w:r w:rsidR="00FE2046">
        <w:t>(</w:t>
      </w:r>
      <w:r w:rsidR="00E326BA">
        <w:t xml:space="preserve">collectively, </w:t>
      </w:r>
      <w:r w:rsidR="00FE2046">
        <w:t xml:space="preserve">the “License </w:t>
      </w:r>
      <w:r w:rsidR="0072344F">
        <w:t>Locations</w:t>
      </w:r>
      <w:r w:rsidR="00FE2046">
        <w:t>”).</w:t>
      </w:r>
      <w:r w:rsidR="00764E1A">
        <w:t xml:space="preserve"> </w:t>
      </w:r>
      <w:r w:rsidR="00FE2046">
        <w:t>T</w:t>
      </w:r>
      <w:r w:rsidR="00BE3CD8">
        <w:t>h</w:t>
      </w:r>
      <w:r w:rsidR="00E55D51">
        <w:t xml:space="preserve">is license to access the </w:t>
      </w:r>
      <w:r w:rsidR="005E2481">
        <w:t xml:space="preserve">License </w:t>
      </w:r>
      <w:r w:rsidR="0072344F">
        <w:t>Locations</w:t>
      </w:r>
      <w:r w:rsidR="005E2481">
        <w:t xml:space="preserve"> </w:t>
      </w:r>
      <w:r w:rsidR="00787E77">
        <w:t>allow</w:t>
      </w:r>
      <w:r w:rsidR="00E326BA">
        <w:t>s</w:t>
      </w:r>
      <w:r w:rsidR="00787E77">
        <w:t xml:space="preserve"> the </w:t>
      </w:r>
      <w:r w:rsidR="009C08B3">
        <w:t>District to</w:t>
      </w:r>
      <w:r w:rsidR="00787E77">
        <w:t xml:space="preserve"> </w:t>
      </w:r>
      <w:r w:rsidR="009C08B3">
        <w:t xml:space="preserve">perform all work necessary for the </w:t>
      </w:r>
      <w:ins w:id="41" w:author="Author">
        <w:r w:rsidR="00BE3697">
          <w:t xml:space="preserve">operation, </w:t>
        </w:r>
      </w:ins>
      <w:r w:rsidR="0072344F">
        <w:t>repair and</w:t>
      </w:r>
      <w:r w:rsidR="002E2C91">
        <w:t xml:space="preserve"> maintenance </w:t>
      </w:r>
      <w:r w:rsidR="00E55D51">
        <w:t xml:space="preserve">(corrective and/or preventative) </w:t>
      </w:r>
      <w:r w:rsidR="002E2C91">
        <w:t xml:space="preserve">of </w:t>
      </w:r>
      <w:r w:rsidR="0072344F">
        <w:t xml:space="preserve">stormwater overflow pipes as are currently in place at the License Locations at the time of this </w:t>
      </w:r>
      <w:r w:rsidR="00E326BA">
        <w:t>l</w:t>
      </w:r>
      <w:r w:rsidR="0072344F">
        <w:t>icense</w:t>
      </w:r>
      <w:r w:rsidR="00481CDE">
        <w:t>.</w:t>
      </w:r>
    </w:p>
    <w:p w:rsidR="00481CDE" w:rsidRDefault="00481CDE" w:rsidP="00304522">
      <w:pPr>
        <w:pStyle w:val="DefaultText"/>
        <w:ind w:right="720" w:firstLine="360"/>
      </w:pPr>
    </w:p>
    <w:p w:rsidR="002172AA" w:rsidRDefault="002172AA" w:rsidP="00304522">
      <w:pPr>
        <w:pStyle w:val="DefaultText"/>
        <w:numPr>
          <w:ilvl w:val="0"/>
          <w:numId w:val="7"/>
        </w:numPr>
        <w:ind w:left="0" w:right="720" w:firstLine="360"/>
      </w:pPr>
      <w:r>
        <w:t xml:space="preserve">The District agrees it is solely responsible for the repair and maintenance of any </w:t>
      </w:r>
      <w:ins w:id="42" w:author="Author">
        <w:r w:rsidR="00BE3697">
          <w:t>stormwater pipes</w:t>
        </w:r>
      </w:ins>
      <w:del w:id="43" w:author="Author">
        <w:r w:rsidDel="00BE3697">
          <w:delText>water</w:delText>
        </w:r>
      </w:del>
      <w:r>
        <w:t xml:space="preserve"> </w:t>
      </w:r>
      <w:del w:id="44" w:author="Author">
        <w:r w:rsidDel="00BE3697">
          <w:delText>pipes</w:delText>
        </w:r>
      </w:del>
      <w:r>
        <w:t xml:space="preserve"> or other water management structure of any description within the License Locations.    </w:t>
      </w:r>
    </w:p>
    <w:p w:rsidR="002172AA" w:rsidRDefault="002172AA" w:rsidP="00304522">
      <w:pPr>
        <w:pStyle w:val="ListParagraph"/>
        <w:ind w:left="0" w:firstLine="360"/>
      </w:pPr>
    </w:p>
    <w:p w:rsidR="00E55D51" w:rsidRDefault="00E55D51" w:rsidP="00304522">
      <w:pPr>
        <w:pStyle w:val="DefaultText"/>
        <w:numPr>
          <w:ilvl w:val="0"/>
          <w:numId w:val="7"/>
        </w:numPr>
        <w:ind w:left="0" w:right="720" w:firstLine="360"/>
      </w:pPr>
      <w:r>
        <w:t>In the ordinary course and except for emergencies, the District will exercise this license to access the License Locations with no less than three</w:t>
      </w:r>
      <w:ins w:id="45" w:author="Author">
        <w:r w:rsidR="003661AD">
          <w:t xml:space="preserve"> (3)</w:t>
        </w:r>
      </w:ins>
      <w:r>
        <w:t xml:space="preserve"> working days’ notice</w:t>
      </w:r>
      <w:r w:rsidR="00E326BA">
        <w:t xml:space="preserve"> to MPA</w:t>
      </w:r>
      <w:r>
        <w:t>.</w:t>
      </w:r>
    </w:p>
    <w:p w:rsidR="00E55D51" w:rsidRDefault="00E55D51" w:rsidP="00304522">
      <w:pPr>
        <w:pStyle w:val="ListParagraph"/>
        <w:ind w:left="0" w:firstLine="360"/>
      </w:pPr>
    </w:p>
    <w:p w:rsidR="002C72A4" w:rsidRDefault="0072344F" w:rsidP="00304522">
      <w:pPr>
        <w:pStyle w:val="DefaultText"/>
        <w:numPr>
          <w:ilvl w:val="0"/>
          <w:numId w:val="7"/>
        </w:numPr>
        <w:ind w:left="0" w:right="720" w:firstLine="360"/>
      </w:pPr>
      <w:r>
        <w:t>In the ordinary course and except for emergencies, t</w:t>
      </w:r>
      <w:r w:rsidR="005E2481">
        <w:t xml:space="preserve">he </w:t>
      </w:r>
      <w:r w:rsidR="009C08B3">
        <w:t>District</w:t>
      </w:r>
      <w:r w:rsidR="005E2481">
        <w:t xml:space="preserve">’s </w:t>
      </w:r>
      <w:r w:rsidR="00A5680B">
        <w:t>access to</w:t>
      </w:r>
      <w:r w:rsidR="005E2481">
        <w:t xml:space="preserve"> </w:t>
      </w:r>
      <w:r w:rsidR="00E326BA">
        <w:t xml:space="preserve">the </w:t>
      </w:r>
      <w:r w:rsidR="00E55D51">
        <w:t>Commercial Street Parcel</w:t>
      </w:r>
      <w:r w:rsidR="005E2481">
        <w:t xml:space="preserve"> </w:t>
      </w:r>
      <w:r w:rsidR="00E55D51">
        <w:t>and</w:t>
      </w:r>
      <w:r w:rsidR="00FE2046">
        <w:t xml:space="preserve"> the License </w:t>
      </w:r>
      <w:r>
        <w:t>Locations</w:t>
      </w:r>
      <w:r w:rsidR="00FE2046">
        <w:t xml:space="preserve"> </w:t>
      </w:r>
      <w:r w:rsidR="005E2481">
        <w:t xml:space="preserve">shall be restricted to </w:t>
      </w:r>
      <w:r>
        <w:t>the hours of 9:00 AM – 4:00 PM, on regular workdays, with advance notice to MPA.</w:t>
      </w:r>
    </w:p>
    <w:p w:rsidR="00E55D51" w:rsidRDefault="00E55D51" w:rsidP="00304522">
      <w:pPr>
        <w:pStyle w:val="ListParagraph"/>
        <w:ind w:left="0" w:firstLine="360"/>
      </w:pPr>
    </w:p>
    <w:p w:rsidR="00E55D51" w:rsidRDefault="00E55D51" w:rsidP="00304522">
      <w:pPr>
        <w:pStyle w:val="DefaultText"/>
        <w:numPr>
          <w:ilvl w:val="0"/>
          <w:numId w:val="7"/>
        </w:numPr>
        <w:ind w:left="0" w:right="720" w:firstLine="360"/>
      </w:pPr>
      <w:r>
        <w:t xml:space="preserve">In the event of emergencies that endanger human health, safety, or the integrity of the District’s </w:t>
      </w:r>
      <w:ins w:id="46" w:author="Author">
        <w:r w:rsidR="00665486">
          <w:t xml:space="preserve">stormwater and </w:t>
        </w:r>
        <w:r w:rsidR="00BE3697">
          <w:t>wastewater</w:t>
        </w:r>
        <w:r w:rsidR="003661AD">
          <w:t xml:space="preserve"> </w:t>
        </w:r>
      </w:ins>
      <w:del w:id="47" w:author="Author">
        <w:r w:rsidDel="00BE3697">
          <w:delText xml:space="preserve">water </w:delText>
        </w:r>
      </w:del>
      <w:r>
        <w:t>system, the District may access the License Locations on no notice to take immediate actions to remedy the emergency. In such case, the District shall make best efforts to immediately contact MPA to inform them of the emergency and projected scope of repairs. Other than this relaxed notice requirement, all other rights and obligations under this</w:t>
      </w:r>
      <w:ins w:id="48" w:author="Author">
        <w:r w:rsidR="000464A0">
          <w:t xml:space="preserve"> License</w:t>
        </w:r>
      </w:ins>
      <w:r>
        <w:t xml:space="preserve"> Agreement remain in effect in the event of emergency. </w:t>
      </w:r>
    </w:p>
    <w:p w:rsidR="00D872C0" w:rsidRDefault="00D872C0" w:rsidP="00304522">
      <w:pPr>
        <w:pStyle w:val="DefaultText"/>
        <w:ind w:right="720" w:firstLine="360"/>
      </w:pPr>
    </w:p>
    <w:p w:rsidR="00FE2046" w:rsidRDefault="007B1267" w:rsidP="00304522">
      <w:pPr>
        <w:pStyle w:val="DefaultText"/>
        <w:numPr>
          <w:ilvl w:val="0"/>
          <w:numId w:val="7"/>
        </w:numPr>
        <w:ind w:left="0" w:right="720" w:firstLine="360"/>
      </w:pPr>
      <w:r>
        <w:t>MPA</w:t>
      </w:r>
      <w:r w:rsidR="00903875">
        <w:t xml:space="preserve"> shall have the right, though not the obligation, to supervise any activity on </w:t>
      </w:r>
      <w:r w:rsidR="00D872C0">
        <w:t xml:space="preserve">the </w:t>
      </w:r>
      <w:r>
        <w:t>MPA</w:t>
      </w:r>
      <w:r w:rsidR="00D872C0">
        <w:t xml:space="preserve"> Property </w:t>
      </w:r>
      <w:r w:rsidR="00CA4B39">
        <w:t xml:space="preserve">related to </w:t>
      </w:r>
      <w:r w:rsidR="0072344F">
        <w:t>any</w:t>
      </w:r>
      <w:r w:rsidR="00CA4B39">
        <w:t xml:space="preserve"> </w:t>
      </w:r>
      <w:r w:rsidR="0072344F">
        <w:t>District</w:t>
      </w:r>
      <w:r w:rsidR="00CA4B39">
        <w:t xml:space="preserve"> work </w:t>
      </w:r>
      <w:r w:rsidR="00D872C0">
        <w:t>with appropriate personnel.</w:t>
      </w:r>
    </w:p>
    <w:p w:rsidR="00D872C0" w:rsidRDefault="00D872C0" w:rsidP="00304522">
      <w:pPr>
        <w:pStyle w:val="DefaultText"/>
        <w:ind w:right="720" w:firstLine="360"/>
      </w:pPr>
    </w:p>
    <w:p w:rsidR="00D872C0" w:rsidRPr="007F4838" w:rsidRDefault="00D872C0" w:rsidP="00304522">
      <w:pPr>
        <w:pStyle w:val="DefaultText"/>
        <w:numPr>
          <w:ilvl w:val="0"/>
          <w:numId w:val="7"/>
        </w:numPr>
        <w:ind w:left="0" w:right="720" w:firstLine="360"/>
      </w:pPr>
      <w:r>
        <w:t xml:space="preserve">Any </w:t>
      </w:r>
      <w:r w:rsidR="00E326BA">
        <w:t xml:space="preserve">harm or </w:t>
      </w:r>
      <w:r>
        <w:t xml:space="preserve">disturbance to the </w:t>
      </w:r>
      <w:r w:rsidR="00BF6ABA" w:rsidRPr="00BF6ABA">
        <w:t xml:space="preserve">Commercial Street Parcel </w:t>
      </w:r>
      <w:r w:rsidR="00E326BA">
        <w:t>caused by</w:t>
      </w:r>
      <w:r>
        <w:t xml:space="preserve"> the </w:t>
      </w:r>
      <w:r w:rsidR="008E1D3F">
        <w:t>District</w:t>
      </w:r>
      <w:r>
        <w:t xml:space="preserve"> or its contractors will be promptly corrected by the </w:t>
      </w:r>
      <w:r w:rsidR="008E1D3F">
        <w:t>District</w:t>
      </w:r>
      <w:r>
        <w:t xml:space="preserve"> in a manner approved by </w:t>
      </w:r>
      <w:r w:rsidR="007B1267">
        <w:t>MPA</w:t>
      </w:r>
      <w:r>
        <w:t xml:space="preserve">, and the </w:t>
      </w:r>
      <w:r w:rsidR="008E1D3F">
        <w:t>District</w:t>
      </w:r>
      <w:r>
        <w:t xml:space="preserve"> will fully restore the </w:t>
      </w:r>
      <w:r w:rsidR="007B1267">
        <w:t>MPA</w:t>
      </w:r>
      <w:r>
        <w:t xml:space="preserve"> Property to the </w:t>
      </w:r>
      <w:r w:rsidR="00BF6ABA">
        <w:t xml:space="preserve">material </w:t>
      </w:r>
      <w:r>
        <w:t xml:space="preserve">condition </w:t>
      </w:r>
      <w:r w:rsidR="00BF6ABA">
        <w:t>in which it existed</w:t>
      </w:r>
      <w:r w:rsidR="006758E6">
        <w:t xml:space="preserve"> </w:t>
      </w:r>
      <w:r>
        <w:t>prior to the</w:t>
      </w:r>
      <w:r w:rsidR="008E1D3F">
        <w:t xml:space="preserve"> District</w:t>
      </w:r>
      <w:r>
        <w:t>’s entry and work</w:t>
      </w:r>
      <w:r w:rsidR="00E326BA">
        <w:t>, with such restoration to be</w:t>
      </w:r>
      <w:r>
        <w:t xml:space="preserve"> approved by </w:t>
      </w:r>
      <w:r w:rsidR="007B1267">
        <w:t>MPA</w:t>
      </w:r>
      <w:r>
        <w:t xml:space="preserve"> in its sole </w:t>
      </w:r>
      <w:r w:rsidRPr="007F4838">
        <w:t>discretion</w:t>
      </w:r>
      <w:r w:rsidR="0072344F">
        <w:t xml:space="preserve">; provided, however, that the District may replace the current overflow pipes in the License Locations with substantially similar overflow pipes, and such substitution of </w:t>
      </w:r>
      <w:r w:rsidR="00BF6ABA">
        <w:t xml:space="preserve">substantially similar </w:t>
      </w:r>
      <w:r w:rsidR="0072344F">
        <w:t>material</w:t>
      </w:r>
      <w:r w:rsidR="00BF6ABA">
        <w:t>s</w:t>
      </w:r>
      <w:r w:rsidR="0072344F">
        <w:t xml:space="preserve"> or technology will not be subject to MPA’s review and approval (further provided that such substitution</w:t>
      </w:r>
      <w:r w:rsidR="00BF6ABA">
        <w:t>s</w:t>
      </w:r>
      <w:r w:rsidR="0072344F">
        <w:t xml:space="preserve"> </w:t>
      </w:r>
      <w:r w:rsidR="00BF6ABA">
        <w:t>are</w:t>
      </w:r>
      <w:r w:rsidR="0072344F">
        <w:t xml:space="preserve"> not materially larger than the overflow pipes currently in place at the License Locations).</w:t>
      </w:r>
      <w:r w:rsidR="00BF6ABA">
        <w:t xml:space="preserve"> Nothing in this </w:t>
      </w:r>
      <w:ins w:id="49" w:author="Author">
        <w:r w:rsidR="003661AD">
          <w:t xml:space="preserve">License </w:t>
        </w:r>
      </w:ins>
      <w:r w:rsidR="00BF6ABA">
        <w:t>Agreement allows the District to expand or relocate License Locations without written authorization of the MPA.</w:t>
      </w:r>
    </w:p>
    <w:p w:rsidR="00903875" w:rsidRDefault="00903875" w:rsidP="00304522">
      <w:pPr>
        <w:pStyle w:val="DefaultText"/>
        <w:ind w:right="720" w:firstLine="360"/>
      </w:pPr>
    </w:p>
    <w:p w:rsidR="005F0AF1" w:rsidRDefault="005F0AF1" w:rsidP="00304522">
      <w:pPr>
        <w:pStyle w:val="DefaultText"/>
        <w:numPr>
          <w:ilvl w:val="0"/>
          <w:numId w:val="7"/>
        </w:numPr>
        <w:ind w:left="0" w:right="720" w:firstLine="360"/>
      </w:pPr>
      <w:r>
        <w:t xml:space="preserve">The </w:t>
      </w:r>
      <w:r w:rsidR="008E1D3F" w:rsidRPr="00481CDE">
        <w:t xml:space="preserve">District </w:t>
      </w:r>
      <w:r w:rsidRPr="00481CDE">
        <w:t>agrees to grant</w:t>
      </w:r>
      <w:r w:rsidR="00CA4B39" w:rsidRPr="00481CDE">
        <w:t xml:space="preserve"> </w:t>
      </w:r>
      <w:r w:rsidR="007B1267" w:rsidRPr="00481CDE">
        <w:t>MPA</w:t>
      </w:r>
      <w:r w:rsidR="00CA4B39" w:rsidRPr="00481CDE">
        <w:t xml:space="preserve"> personnel </w:t>
      </w:r>
      <w:r w:rsidRPr="00481CDE">
        <w:t xml:space="preserve">access to the </w:t>
      </w:r>
      <w:r w:rsidR="0072344F" w:rsidRPr="00481CDE">
        <w:t xml:space="preserve">License Locations </w:t>
      </w:r>
      <w:r w:rsidRPr="00481CDE">
        <w:t xml:space="preserve">for </w:t>
      </w:r>
      <w:r w:rsidR="008E1D3F" w:rsidRPr="00481CDE">
        <w:t>inspection prior</w:t>
      </w:r>
      <w:r w:rsidR="0028659F" w:rsidRPr="00481CDE">
        <w:t xml:space="preserve"> to </w:t>
      </w:r>
      <w:r w:rsidR="00481CDE" w:rsidRPr="00481CDE">
        <w:t xml:space="preserve">closing, sealing, </w:t>
      </w:r>
      <w:r w:rsidR="00A95F92">
        <w:t xml:space="preserve">paving over, </w:t>
      </w:r>
      <w:r w:rsidR="00481CDE" w:rsidRPr="00481CDE">
        <w:t>or</w:t>
      </w:r>
      <w:r w:rsidR="00BF6ABA" w:rsidRPr="00481CDE">
        <w:t xml:space="preserve"> other</w:t>
      </w:r>
      <w:r w:rsidR="00481CDE" w:rsidRPr="00481CDE">
        <w:t xml:space="preserve"> completion of any repairs</w:t>
      </w:r>
      <w:r w:rsidR="00A95F92">
        <w:t xml:space="preserve">, maintenance, or work </w:t>
      </w:r>
      <w:r w:rsidR="00481CDE" w:rsidRPr="00481CDE">
        <w:t>at the License Locations</w:t>
      </w:r>
      <w:r w:rsidR="0028659F" w:rsidRPr="00481CDE">
        <w:t xml:space="preserve"> by the </w:t>
      </w:r>
      <w:r w:rsidR="008E1D3F" w:rsidRPr="00481CDE">
        <w:t>District</w:t>
      </w:r>
      <w:r w:rsidR="00481CDE" w:rsidRPr="00481CDE">
        <w:t xml:space="preserve"> or its </w:t>
      </w:r>
      <w:r w:rsidR="0028659F" w:rsidRPr="00481CDE">
        <w:t xml:space="preserve">contractor. If any of the work </w:t>
      </w:r>
      <w:r w:rsidR="00481CDE" w:rsidRPr="00481CDE">
        <w:t>at</w:t>
      </w:r>
      <w:r w:rsidR="0028659F" w:rsidRPr="00481CDE">
        <w:t xml:space="preserve"> the </w:t>
      </w:r>
      <w:r w:rsidR="00481CDE" w:rsidRPr="00481CDE">
        <w:t>License Locations</w:t>
      </w:r>
      <w:r w:rsidR="0028659F" w:rsidRPr="00481CDE">
        <w:t xml:space="preserve"> is not acceptable to </w:t>
      </w:r>
      <w:r w:rsidR="007B1267" w:rsidRPr="00481CDE">
        <w:t>MPA</w:t>
      </w:r>
      <w:r w:rsidR="0028659F" w:rsidRPr="00481CDE">
        <w:t xml:space="preserve"> personnel in their sole discretion, the </w:t>
      </w:r>
      <w:r w:rsidR="008E1D3F" w:rsidRPr="00481CDE">
        <w:t>District</w:t>
      </w:r>
      <w:r w:rsidR="0028659F" w:rsidRPr="00481CDE">
        <w:t xml:space="preserve"> agrees to </w:t>
      </w:r>
      <w:r w:rsidR="00481CDE" w:rsidRPr="00481CDE">
        <w:t xml:space="preserve">correct, or </w:t>
      </w:r>
      <w:r w:rsidR="0028659F" w:rsidRPr="00481CDE">
        <w:t>cause its contractor to correct</w:t>
      </w:r>
      <w:r w:rsidR="00481CDE" w:rsidRPr="00481CDE">
        <w:t>,</w:t>
      </w:r>
      <w:r w:rsidR="0028659F" w:rsidRPr="00481CDE">
        <w:t xml:space="preserve"> the unacceptable work to </w:t>
      </w:r>
      <w:r w:rsidR="007B1267" w:rsidRPr="00481CDE">
        <w:t>MPA</w:t>
      </w:r>
      <w:r w:rsidR="0028659F" w:rsidRPr="00481CDE">
        <w:t>’s reasonable satisfaction</w:t>
      </w:r>
      <w:r w:rsidR="00AE6595" w:rsidRPr="00481CDE">
        <w:t>, at the District’s sole cost and expense.</w:t>
      </w:r>
    </w:p>
    <w:p w:rsidR="00146ADC" w:rsidRDefault="00146ADC" w:rsidP="00304522">
      <w:pPr>
        <w:pStyle w:val="DefaultText"/>
        <w:ind w:right="720" w:firstLine="360"/>
      </w:pPr>
    </w:p>
    <w:p w:rsidR="00146ADC" w:rsidRDefault="00994DE8" w:rsidP="00304522">
      <w:pPr>
        <w:pStyle w:val="DefaultText"/>
        <w:numPr>
          <w:ilvl w:val="0"/>
          <w:numId w:val="7"/>
        </w:numPr>
        <w:ind w:left="0" w:right="720" w:firstLine="360"/>
      </w:pPr>
      <w:r>
        <w:t xml:space="preserve">The </w:t>
      </w:r>
      <w:r w:rsidR="008E1D3F">
        <w:t>District</w:t>
      </w:r>
      <w:r>
        <w:t xml:space="preserve"> </w:t>
      </w:r>
      <w:r w:rsidR="00146ADC">
        <w:t xml:space="preserve">agrees that all work and activities performed pursuant to or under authority of this License </w:t>
      </w:r>
      <w:r w:rsidR="0088183F">
        <w:t xml:space="preserve">Agreement </w:t>
      </w:r>
      <w:r w:rsidR="00146ADC">
        <w:t xml:space="preserve">shall be done in accordance with all applicable federal, </w:t>
      </w:r>
      <w:r w:rsidR="009125D8">
        <w:t>state,</w:t>
      </w:r>
      <w:r w:rsidR="00146ADC">
        <w:t xml:space="preserve"> and local laws and regulations</w:t>
      </w:r>
      <w:r w:rsidR="00EC2918">
        <w:t xml:space="preserve">.  </w:t>
      </w:r>
      <w:r>
        <w:t xml:space="preserve">The </w:t>
      </w:r>
      <w:r w:rsidR="008E1D3F">
        <w:t>District</w:t>
      </w:r>
      <w:r>
        <w:t xml:space="preserve"> </w:t>
      </w:r>
      <w:r w:rsidR="004A6364">
        <w:t>s</w:t>
      </w:r>
      <w:r w:rsidR="005E1D2F">
        <w:t xml:space="preserve">hall be solely responsible for obtaining all </w:t>
      </w:r>
      <w:r w:rsidR="00EC2918">
        <w:t xml:space="preserve">legally required </w:t>
      </w:r>
      <w:r w:rsidR="005E1D2F">
        <w:t xml:space="preserve">permits </w:t>
      </w:r>
      <w:r w:rsidR="001354C4">
        <w:t xml:space="preserve">associated with the placement </w:t>
      </w:r>
      <w:r w:rsidR="008E1D3F">
        <w:t xml:space="preserve">and operation </w:t>
      </w:r>
      <w:r w:rsidR="001354C4">
        <w:t xml:space="preserve">of the </w:t>
      </w:r>
      <w:del w:id="50" w:author="Author">
        <w:r w:rsidR="008E1D3F" w:rsidDel="003661AD">
          <w:delText>S</w:delText>
        </w:r>
      </w:del>
      <w:ins w:id="51" w:author="Author">
        <w:r w:rsidR="003661AD">
          <w:t>s</w:t>
        </w:r>
      </w:ins>
      <w:r w:rsidR="008E1D3F">
        <w:t>tructures.</w:t>
      </w:r>
    </w:p>
    <w:p w:rsidR="001D47BE" w:rsidRDefault="001D47BE" w:rsidP="00304522">
      <w:pPr>
        <w:pStyle w:val="DefaultText"/>
        <w:ind w:right="720" w:firstLine="360"/>
      </w:pPr>
    </w:p>
    <w:p w:rsidR="002E2C91" w:rsidRDefault="000C3B3C" w:rsidP="00304522">
      <w:pPr>
        <w:pStyle w:val="DefaultText"/>
        <w:numPr>
          <w:ilvl w:val="0"/>
          <w:numId w:val="7"/>
        </w:numPr>
        <w:ind w:left="0" w:right="720" w:firstLine="360"/>
      </w:pPr>
      <w:r>
        <w:t>T</w:t>
      </w:r>
      <w:r w:rsidR="00A35167">
        <w:t xml:space="preserve">he rights granted herein shall be exercised in such a manner as not to interfere with </w:t>
      </w:r>
      <w:r w:rsidR="007B1267">
        <w:t>MPA</w:t>
      </w:r>
      <w:r w:rsidR="008E1D3F">
        <w:t>’s</w:t>
      </w:r>
      <w:r w:rsidR="00E27D37">
        <w:t xml:space="preserve"> operation</w:t>
      </w:r>
      <w:r w:rsidR="0072344F">
        <w:t>s</w:t>
      </w:r>
      <w:r w:rsidR="00E27D37">
        <w:t xml:space="preserve"> </w:t>
      </w:r>
      <w:r w:rsidR="001354C4">
        <w:t xml:space="preserve">and maintenance of </w:t>
      </w:r>
      <w:r w:rsidR="0072344F">
        <w:t xml:space="preserve">the Commercial Street </w:t>
      </w:r>
      <w:del w:id="52" w:author="Author">
        <w:r w:rsidR="0072344F" w:rsidDel="003661AD">
          <w:delText>P</w:delText>
        </w:r>
      </w:del>
      <w:ins w:id="53" w:author="Author">
        <w:r w:rsidR="003661AD">
          <w:t>p</w:t>
        </w:r>
      </w:ins>
      <w:r w:rsidR="0072344F">
        <w:t>arcel or the MPA’s nearby location at the International Marine Terminal, and any cargo transportation, maintenance, or management activities related thereto.</w:t>
      </w:r>
    </w:p>
    <w:p w:rsidR="002E2C91" w:rsidRDefault="002E2C91" w:rsidP="00304522">
      <w:pPr>
        <w:pStyle w:val="DefaultText"/>
        <w:ind w:right="720" w:firstLine="360"/>
      </w:pPr>
    </w:p>
    <w:p w:rsidR="007A3851" w:rsidRDefault="00EE5016" w:rsidP="00304522">
      <w:pPr>
        <w:pStyle w:val="DefaultText"/>
        <w:numPr>
          <w:ilvl w:val="0"/>
          <w:numId w:val="7"/>
        </w:numPr>
        <w:ind w:left="0" w:right="720" w:firstLine="360"/>
      </w:pPr>
      <w:r>
        <w:t>This License Agreement shall be effective on the date first written above</w:t>
      </w:r>
      <w:r w:rsidR="00FB0245">
        <w:t xml:space="preserve"> until terminated by either party under its terms</w:t>
      </w:r>
      <w:r>
        <w:t xml:space="preserve">. </w:t>
      </w:r>
    </w:p>
    <w:p w:rsidR="00BF4441" w:rsidRDefault="00BF4441" w:rsidP="00481CDE">
      <w:pPr>
        <w:pStyle w:val="DefaultText"/>
        <w:ind w:right="720" w:firstLine="360"/>
      </w:pPr>
    </w:p>
    <w:p w:rsidR="007A3851" w:rsidRDefault="007A3851" w:rsidP="00304522">
      <w:pPr>
        <w:pStyle w:val="DefaultText"/>
        <w:numPr>
          <w:ilvl w:val="0"/>
          <w:numId w:val="7"/>
        </w:numPr>
        <w:ind w:left="0" w:right="720" w:firstLine="360"/>
      </w:pPr>
      <w:r w:rsidRPr="007A3851">
        <w:rPr>
          <w:u w:val="single"/>
        </w:rPr>
        <w:t>DEFAULT:</w:t>
      </w:r>
    </w:p>
    <w:p w:rsidR="00B750D7" w:rsidRDefault="00B750D7" w:rsidP="00304522">
      <w:pPr>
        <w:pStyle w:val="DefaultText"/>
        <w:ind w:right="720" w:firstLine="360"/>
      </w:pPr>
    </w:p>
    <w:p w:rsidR="007A3851" w:rsidRDefault="007A3851" w:rsidP="007B1E27">
      <w:pPr>
        <w:pStyle w:val="DefaultText"/>
        <w:numPr>
          <w:ilvl w:val="0"/>
          <w:numId w:val="1"/>
        </w:numPr>
        <w:tabs>
          <w:tab w:val="left" w:pos="1080"/>
        </w:tabs>
        <w:ind w:left="360" w:right="936" w:firstLine="360"/>
        <w:rPr>
          <w:color w:val="000000"/>
        </w:rPr>
        <w:pPrChange w:id="54" w:author="Author">
          <w:pPr>
            <w:pStyle w:val="DefaultText"/>
            <w:numPr>
              <w:numId w:val="1"/>
            </w:numPr>
            <w:ind w:right="936" w:firstLine="360"/>
          </w:pPr>
        </w:pPrChange>
      </w:pPr>
      <w:r>
        <w:rPr>
          <w:color w:val="000000"/>
        </w:rPr>
        <w:t xml:space="preserve">In the event of any breach of the reservation and conditions of this License Agreement that remain uncured for thirty (30) days after written notice thereof, or in the event of any circumstance that </w:t>
      </w:r>
      <w:r w:rsidR="007B1267">
        <w:rPr>
          <w:color w:val="000000"/>
        </w:rPr>
        <w:t>MPA</w:t>
      </w:r>
      <w:r w:rsidR="00B750D7" w:rsidRPr="00906D47">
        <w:rPr>
          <w:color w:val="000000"/>
        </w:rPr>
        <w:t xml:space="preserve"> </w:t>
      </w:r>
      <w:r>
        <w:rPr>
          <w:color w:val="000000"/>
        </w:rPr>
        <w:t xml:space="preserve">deems to be an emergency to which the </w:t>
      </w:r>
      <w:r w:rsidR="008E1D3F">
        <w:rPr>
          <w:color w:val="000000"/>
        </w:rPr>
        <w:t>District</w:t>
      </w:r>
      <w:r>
        <w:rPr>
          <w:color w:val="000000"/>
        </w:rPr>
        <w:t xml:space="preserve"> is unwilling or unable to adequately respond, </w:t>
      </w:r>
      <w:r w:rsidR="007B1267">
        <w:rPr>
          <w:color w:val="000000"/>
        </w:rPr>
        <w:t>MPA</w:t>
      </w:r>
      <w:r>
        <w:rPr>
          <w:color w:val="000000"/>
        </w:rPr>
        <w:t xml:space="preserve"> shall have th</w:t>
      </w:r>
      <w:r w:rsidR="00EB30CF">
        <w:rPr>
          <w:color w:val="000000"/>
        </w:rPr>
        <w:t>e right</w:t>
      </w:r>
      <w:ins w:id="55" w:author="Author">
        <w:r w:rsidR="003661AD">
          <w:rPr>
            <w:color w:val="000000"/>
          </w:rPr>
          <w:t>,</w:t>
        </w:r>
      </w:ins>
      <w:r w:rsidR="00EB30CF">
        <w:rPr>
          <w:color w:val="000000"/>
        </w:rPr>
        <w:t xml:space="preserve"> but not the obligation</w:t>
      </w:r>
      <w:ins w:id="56" w:author="Author">
        <w:r w:rsidR="003661AD">
          <w:rPr>
            <w:color w:val="000000"/>
          </w:rPr>
          <w:t>,</w:t>
        </w:r>
      </w:ins>
      <w:r w:rsidR="00EB30CF">
        <w:rPr>
          <w:color w:val="000000"/>
        </w:rPr>
        <w:t xml:space="preserve"> to cure such breach or emergency without giving notice of its actions to the </w:t>
      </w:r>
      <w:r w:rsidR="008E1D3F">
        <w:rPr>
          <w:color w:val="000000"/>
        </w:rPr>
        <w:t>District</w:t>
      </w:r>
      <w:r w:rsidR="00EB30CF">
        <w:rPr>
          <w:color w:val="000000"/>
        </w:rPr>
        <w:t xml:space="preserve">, and the </w:t>
      </w:r>
      <w:r w:rsidR="008E1D3F">
        <w:rPr>
          <w:color w:val="000000"/>
        </w:rPr>
        <w:t>District</w:t>
      </w:r>
      <w:r w:rsidR="00EB30CF">
        <w:rPr>
          <w:color w:val="000000"/>
        </w:rPr>
        <w:t xml:space="preserve"> </w:t>
      </w:r>
      <w:r w:rsidR="00B750D7" w:rsidRPr="00906D47">
        <w:rPr>
          <w:color w:val="000000"/>
        </w:rPr>
        <w:t xml:space="preserve">shall pay to </w:t>
      </w:r>
      <w:r w:rsidR="007B1267">
        <w:rPr>
          <w:color w:val="000000"/>
        </w:rPr>
        <w:t>MPA</w:t>
      </w:r>
      <w:r w:rsidR="00B750D7" w:rsidRPr="00906D47">
        <w:rPr>
          <w:color w:val="000000"/>
        </w:rPr>
        <w:t xml:space="preserve"> all reasonable costs and expenses</w:t>
      </w:r>
      <w:r w:rsidR="00EB30CF">
        <w:rPr>
          <w:color w:val="000000"/>
        </w:rPr>
        <w:t xml:space="preserve">, including attorney’s fees related thereto (and including without limitation any fees and costs related to the collection of amounts owed pursuant to this provision) within thirty (30) days of being invoiced for such costs by </w:t>
      </w:r>
      <w:r w:rsidR="007B1267">
        <w:rPr>
          <w:color w:val="000000"/>
        </w:rPr>
        <w:t>MPA</w:t>
      </w:r>
      <w:r w:rsidR="00B750D7" w:rsidRPr="00906D47">
        <w:rPr>
          <w:color w:val="000000"/>
        </w:rPr>
        <w:t xml:space="preserve">. </w:t>
      </w:r>
    </w:p>
    <w:p w:rsidR="00FE4C1A" w:rsidRDefault="00FE4C1A" w:rsidP="00304522">
      <w:pPr>
        <w:pStyle w:val="DefaultText"/>
        <w:ind w:right="936" w:firstLine="360"/>
        <w:rPr>
          <w:color w:val="000000"/>
        </w:rPr>
      </w:pPr>
    </w:p>
    <w:p w:rsidR="00B750D7" w:rsidRPr="00906D47" w:rsidRDefault="00B750D7" w:rsidP="007B1E27">
      <w:pPr>
        <w:pStyle w:val="DefaultText"/>
        <w:numPr>
          <w:ilvl w:val="0"/>
          <w:numId w:val="1"/>
        </w:numPr>
        <w:tabs>
          <w:tab w:val="left" w:pos="1080"/>
        </w:tabs>
        <w:ind w:left="360" w:right="936" w:firstLine="360"/>
        <w:rPr>
          <w:color w:val="000000"/>
        </w:rPr>
        <w:pPrChange w:id="57" w:author="Author">
          <w:pPr>
            <w:pStyle w:val="DefaultText"/>
            <w:numPr>
              <w:numId w:val="1"/>
            </w:numPr>
            <w:ind w:right="936" w:firstLine="360"/>
          </w:pPr>
        </w:pPrChange>
      </w:pPr>
      <w:r w:rsidRPr="00906D47">
        <w:rPr>
          <w:color w:val="000000"/>
        </w:rPr>
        <w:t>In addition</w:t>
      </w:r>
      <w:r w:rsidR="007A3851">
        <w:rPr>
          <w:color w:val="000000"/>
        </w:rPr>
        <w:t xml:space="preserve"> to its right to cure, </w:t>
      </w:r>
      <w:r w:rsidR="007B1267">
        <w:rPr>
          <w:color w:val="000000"/>
        </w:rPr>
        <w:t>MPA</w:t>
      </w:r>
      <w:r w:rsidR="007A3851">
        <w:rPr>
          <w:color w:val="000000"/>
        </w:rPr>
        <w:t xml:space="preserve"> shall have the option of terminating this License Agreement for any breach</w:t>
      </w:r>
      <w:r w:rsidRPr="00906D47">
        <w:rPr>
          <w:color w:val="000000"/>
        </w:rPr>
        <w:t xml:space="preserve"> of the terms </w:t>
      </w:r>
      <w:r w:rsidR="007A3851">
        <w:rPr>
          <w:color w:val="000000"/>
        </w:rPr>
        <w:t>herein that remain uncured after thirty (30) days</w:t>
      </w:r>
      <w:r w:rsidR="002172AA">
        <w:rPr>
          <w:color w:val="000000"/>
        </w:rPr>
        <w:t>’</w:t>
      </w:r>
      <w:r w:rsidR="007A3851">
        <w:rPr>
          <w:color w:val="000000"/>
        </w:rPr>
        <w:t xml:space="preserve"> written notice from </w:t>
      </w:r>
      <w:r w:rsidR="007B1267">
        <w:rPr>
          <w:color w:val="000000"/>
        </w:rPr>
        <w:t>MPA</w:t>
      </w:r>
      <w:r w:rsidR="007A3851">
        <w:rPr>
          <w:color w:val="000000"/>
        </w:rPr>
        <w:t xml:space="preserve"> of said breach. Notice of Termination shall be given to the </w:t>
      </w:r>
      <w:r w:rsidR="008E1D3F">
        <w:rPr>
          <w:color w:val="000000"/>
        </w:rPr>
        <w:t>District</w:t>
      </w:r>
      <w:r w:rsidR="007A3851">
        <w:rPr>
          <w:color w:val="000000"/>
        </w:rPr>
        <w:t xml:space="preserve"> in writing.</w:t>
      </w:r>
    </w:p>
    <w:p w:rsidR="00146ADC" w:rsidRDefault="00B750D7" w:rsidP="00304522">
      <w:pPr>
        <w:pStyle w:val="DefaultText"/>
        <w:ind w:right="936" w:firstLine="360"/>
      </w:pPr>
      <w:r w:rsidRPr="00906D47">
        <w:rPr>
          <w:color w:val="000000"/>
        </w:rPr>
        <w:tab/>
      </w:r>
    </w:p>
    <w:p w:rsidR="00EB30CF" w:rsidRDefault="00EB30CF" w:rsidP="00304522">
      <w:pPr>
        <w:pStyle w:val="DefaultText"/>
        <w:numPr>
          <w:ilvl w:val="0"/>
          <w:numId w:val="7"/>
        </w:numPr>
        <w:ind w:left="0" w:right="720" w:firstLine="360"/>
        <w:rPr>
          <w:rFonts w:ascii="CG Times" w:hAnsi="CG Times"/>
        </w:rPr>
      </w:pPr>
      <w:r w:rsidRPr="00481CDE">
        <w:rPr>
          <w:u w:val="single"/>
        </w:rPr>
        <w:t>LIABILITY</w:t>
      </w:r>
      <w:r w:rsidRPr="00EB30CF">
        <w:rPr>
          <w:rFonts w:ascii="CG Times" w:hAnsi="CG Times"/>
          <w:u w:val="single"/>
        </w:rPr>
        <w:t xml:space="preserve">, </w:t>
      </w:r>
      <w:r w:rsidR="009125D8" w:rsidRPr="00EB30CF">
        <w:rPr>
          <w:rFonts w:ascii="CG Times" w:hAnsi="CG Times"/>
          <w:u w:val="single"/>
        </w:rPr>
        <w:t>INDEMNIFICATION,</w:t>
      </w:r>
      <w:r w:rsidRPr="00EB30CF">
        <w:rPr>
          <w:rFonts w:ascii="CG Times" w:hAnsi="CG Times"/>
          <w:u w:val="single"/>
        </w:rPr>
        <w:t xml:space="preserve"> AND INSURANCE</w:t>
      </w:r>
      <w:r>
        <w:rPr>
          <w:rFonts w:ascii="CG Times" w:hAnsi="CG Times"/>
        </w:rPr>
        <w:t>:</w:t>
      </w:r>
    </w:p>
    <w:p w:rsidR="00FE4C1A" w:rsidRDefault="00FE4C1A" w:rsidP="00304522">
      <w:pPr>
        <w:pStyle w:val="DefaultText"/>
        <w:ind w:right="936" w:firstLine="360"/>
      </w:pPr>
    </w:p>
    <w:p w:rsidR="00EB30CF" w:rsidRPr="007F4838" w:rsidRDefault="008E1D3F" w:rsidP="007B1E27">
      <w:pPr>
        <w:pStyle w:val="DefaultText"/>
        <w:numPr>
          <w:ilvl w:val="0"/>
          <w:numId w:val="2"/>
        </w:numPr>
        <w:tabs>
          <w:tab w:val="left" w:pos="1080"/>
        </w:tabs>
        <w:ind w:left="360" w:right="936" w:firstLine="360"/>
        <w:pPrChange w:id="58" w:author="Author">
          <w:pPr>
            <w:pStyle w:val="DefaultText"/>
            <w:numPr>
              <w:numId w:val="2"/>
            </w:numPr>
            <w:ind w:right="936" w:firstLine="360"/>
          </w:pPr>
        </w:pPrChange>
      </w:pPr>
      <w:r>
        <w:t>T</w:t>
      </w:r>
      <w:r w:rsidR="00EB30CF" w:rsidRPr="007F4838">
        <w:t xml:space="preserve">he </w:t>
      </w:r>
      <w:r>
        <w:t>District hereby agrees to</w:t>
      </w:r>
      <w:r w:rsidR="00EB30CF" w:rsidRPr="007F4838">
        <w:t xml:space="preserve"> indemnify, </w:t>
      </w:r>
      <w:r w:rsidR="009125D8" w:rsidRPr="007F4838">
        <w:t>defend,</w:t>
      </w:r>
      <w:r w:rsidR="00EB30CF" w:rsidRPr="007F4838">
        <w:t xml:space="preserve"> and hold harmless </w:t>
      </w:r>
      <w:r w:rsidR="007B1267">
        <w:t>MPA</w:t>
      </w:r>
      <w:r>
        <w:t>,</w:t>
      </w:r>
      <w:r w:rsidR="00EB30CF" w:rsidRPr="007F4838">
        <w:t xml:space="preserve"> its officers, agents</w:t>
      </w:r>
      <w:r>
        <w:t>,</w:t>
      </w:r>
      <w:r w:rsidR="00EB30CF" w:rsidRPr="007F4838">
        <w:t xml:space="preserve"> and employees</w:t>
      </w:r>
      <w:r>
        <w:t>,</w:t>
      </w:r>
      <w:r w:rsidR="00EB30CF" w:rsidRPr="007F4838">
        <w:t xml:space="preserve"> from all claims, suits or liabilities arising from negligent or wrongful acts, errors or omissions by the </w:t>
      </w:r>
      <w:r>
        <w:t>District</w:t>
      </w:r>
      <w:r w:rsidR="00EB30CF" w:rsidRPr="007F4838">
        <w:t xml:space="preserve">, its officials, employees, </w:t>
      </w:r>
      <w:r w:rsidR="0028659F">
        <w:t xml:space="preserve">or </w:t>
      </w:r>
      <w:r w:rsidR="00EB30CF" w:rsidRPr="007F4838">
        <w:t>agents</w:t>
      </w:r>
      <w:r w:rsidR="000854D0" w:rsidRPr="007F4838">
        <w:t xml:space="preserve"> related to this </w:t>
      </w:r>
      <w:r>
        <w:t>L</w:t>
      </w:r>
      <w:r w:rsidR="000854D0" w:rsidRPr="007F4838">
        <w:t>icense Agreement</w:t>
      </w:r>
      <w:r w:rsidR="00EB30CF" w:rsidRPr="007F4838">
        <w:t>.</w:t>
      </w:r>
      <w:ins w:id="59" w:author="Author">
        <w:r w:rsidR="00BE3697">
          <w:t xml:space="preserve"> Notwithstanding this provision, the District does not waive an</w:t>
        </w:r>
        <w:r w:rsidR="007B1E27">
          <w:t>y</w:t>
        </w:r>
        <w:del w:id="60" w:author="Author">
          <w:r w:rsidR="00BE3697" w:rsidDel="007B1E27">
            <w:delText>d</w:delText>
          </w:r>
        </w:del>
        <w:r w:rsidR="00BE3697">
          <w:t xml:space="preserve"> immunities, defenses, or limits of liability given to it by any law, including but not limited to the Maine Tort Claims Act. 14 M.R.S.§8101 et. seq.</w:t>
        </w:r>
      </w:ins>
    </w:p>
    <w:p w:rsidR="00FE4C1A" w:rsidRPr="007F4838" w:rsidRDefault="00FE4C1A" w:rsidP="00304522">
      <w:pPr>
        <w:pStyle w:val="DefaultText"/>
        <w:ind w:right="936" w:firstLine="360"/>
      </w:pPr>
    </w:p>
    <w:p w:rsidR="006266A1" w:rsidRPr="007F4838" w:rsidRDefault="00EB30CF" w:rsidP="007B1E27">
      <w:pPr>
        <w:pStyle w:val="DefaultText"/>
        <w:numPr>
          <w:ilvl w:val="0"/>
          <w:numId w:val="2"/>
        </w:numPr>
        <w:tabs>
          <w:tab w:val="left" w:pos="1080"/>
        </w:tabs>
        <w:ind w:left="360" w:right="936" w:firstLine="360"/>
        <w:pPrChange w:id="61" w:author="Author">
          <w:pPr>
            <w:pStyle w:val="DefaultText"/>
            <w:numPr>
              <w:numId w:val="2"/>
            </w:numPr>
            <w:ind w:right="936" w:firstLine="360"/>
          </w:pPr>
        </w:pPrChange>
      </w:pPr>
      <w:r w:rsidRPr="007F4838">
        <w:t>Th</w:t>
      </w:r>
      <w:r w:rsidR="008E1D3F">
        <w:t>e District</w:t>
      </w:r>
      <w:r w:rsidRPr="007F4838">
        <w:t xml:space="preserve"> shall require that its contractors indemnify, </w:t>
      </w:r>
      <w:r w:rsidR="009125D8" w:rsidRPr="007F4838">
        <w:t>defend,</w:t>
      </w:r>
      <w:r w:rsidRPr="007F4838">
        <w:t xml:space="preserve"> and hold harmless </w:t>
      </w:r>
      <w:r w:rsidR="007B1267">
        <w:t>MPA</w:t>
      </w:r>
      <w:r w:rsidRPr="007F4838">
        <w:t xml:space="preserve">, its officers, </w:t>
      </w:r>
      <w:r w:rsidR="009125D8" w:rsidRPr="007F4838">
        <w:t>agents,</w:t>
      </w:r>
      <w:r w:rsidRPr="007F4838">
        <w:t xml:space="preserve"> and employees</w:t>
      </w:r>
      <w:r w:rsidR="008E1D3F">
        <w:t>,</w:t>
      </w:r>
      <w:r w:rsidRPr="007F4838">
        <w:t xml:space="preserve"> from all claims, suits or </w:t>
      </w:r>
      <w:r w:rsidR="006266A1" w:rsidRPr="007F4838">
        <w:t xml:space="preserve">liabilities arising from negligent or wrongful acts, errors or omissions by such contractor, its officials, employees, agents, </w:t>
      </w:r>
      <w:r w:rsidR="009125D8" w:rsidRPr="007F4838">
        <w:t>consultants,</w:t>
      </w:r>
      <w:r w:rsidR="006266A1" w:rsidRPr="007F4838">
        <w:t xml:space="preserve"> or subcontractors</w:t>
      </w:r>
      <w:r w:rsidR="000854D0" w:rsidRPr="007F4838">
        <w:t xml:space="preserve"> related to this </w:t>
      </w:r>
      <w:r w:rsidR="0028659F">
        <w:t>L</w:t>
      </w:r>
      <w:r w:rsidR="000854D0" w:rsidRPr="007F4838">
        <w:t>icense Agreement</w:t>
      </w:r>
      <w:r w:rsidR="006266A1" w:rsidRPr="007F4838">
        <w:t>.</w:t>
      </w:r>
    </w:p>
    <w:p w:rsidR="00FE4C1A" w:rsidRDefault="00FE4C1A" w:rsidP="00304522">
      <w:pPr>
        <w:pStyle w:val="DefaultText"/>
        <w:ind w:right="936" w:firstLine="360"/>
      </w:pPr>
    </w:p>
    <w:p w:rsidR="00EB30CF" w:rsidRDefault="006266A1" w:rsidP="007B1E27">
      <w:pPr>
        <w:pStyle w:val="DefaultText"/>
        <w:numPr>
          <w:ilvl w:val="0"/>
          <w:numId w:val="2"/>
        </w:numPr>
        <w:tabs>
          <w:tab w:val="left" w:pos="1080"/>
        </w:tabs>
        <w:ind w:left="360" w:right="936" w:firstLine="360"/>
        <w:pPrChange w:id="62" w:author="Author">
          <w:pPr>
            <w:pStyle w:val="DefaultText"/>
            <w:numPr>
              <w:numId w:val="2"/>
            </w:numPr>
            <w:ind w:right="936" w:firstLine="360"/>
          </w:pPr>
        </w:pPrChange>
      </w:pPr>
      <w:r>
        <w:t xml:space="preserve">The </w:t>
      </w:r>
      <w:r w:rsidR="008E1D3F">
        <w:t>District</w:t>
      </w:r>
      <w:r>
        <w:t xml:space="preserve"> shall, at its own expense, carry insurance coverage adequate to fund its indemnity, liability and other obligations arising from or </w:t>
      </w:r>
      <w:r w:rsidRPr="007F4838">
        <w:t xml:space="preserve">related to the </w:t>
      </w:r>
      <w:r w:rsidR="00924003">
        <w:t xml:space="preserve">Project and this License Agreement, </w:t>
      </w:r>
      <w:ins w:id="63" w:author="Author">
        <w:r w:rsidR="00BE3697">
          <w:t>within the limits and provision</w:t>
        </w:r>
        <w:r w:rsidR="007B1E27">
          <w:t>s</w:t>
        </w:r>
        <w:r w:rsidR="00BE3697">
          <w:t xml:space="preserve"> of the Maine Tort Claims Act.</w:t>
        </w:r>
      </w:ins>
      <w:del w:id="64" w:author="Author">
        <w:r w:rsidR="00924003" w:rsidDel="00BE3697">
          <w:delText xml:space="preserve">and </w:delText>
        </w:r>
      </w:del>
      <w:ins w:id="65" w:author="Author">
        <w:r w:rsidR="00BE3697">
          <w:t xml:space="preserve"> The District </w:t>
        </w:r>
      </w:ins>
      <w:r w:rsidR="00924003">
        <w:t xml:space="preserve">shall require </w:t>
      </w:r>
      <w:del w:id="66" w:author="Author">
        <w:r w:rsidR="00924003" w:rsidDel="00BE3697">
          <w:delText>the same o</w:delText>
        </w:r>
      </w:del>
      <w:r w:rsidR="00924003">
        <w:t>f its contractors</w:t>
      </w:r>
      <w:ins w:id="67" w:author="Author">
        <w:r w:rsidR="00BE3697">
          <w:t xml:space="preserve"> to carry insurance coverage to adequately fund any obligations arising pursuant to this License Agreement.</w:t>
        </w:r>
      </w:ins>
      <w:del w:id="68" w:author="Author">
        <w:r w:rsidR="00924003" w:rsidDel="00BE3697">
          <w:delText>.</w:delText>
        </w:r>
      </w:del>
    </w:p>
    <w:p w:rsidR="009748A3" w:rsidRDefault="009748A3" w:rsidP="00304522">
      <w:pPr>
        <w:pStyle w:val="DefaultText"/>
        <w:ind w:firstLine="360"/>
        <w:jc w:val="both"/>
        <w:rPr>
          <w:rFonts w:ascii="CG Times" w:hAnsi="CG Times"/>
        </w:rPr>
      </w:pPr>
    </w:p>
    <w:p w:rsidR="006545D6" w:rsidRPr="00E55D51" w:rsidRDefault="00146ADC" w:rsidP="00304522">
      <w:pPr>
        <w:pStyle w:val="DefaultText"/>
        <w:numPr>
          <w:ilvl w:val="0"/>
          <w:numId w:val="7"/>
        </w:numPr>
        <w:ind w:left="0" w:right="720" w:firstLine="360"/>
      </w:pPr>
      <w:r w:rsidRPr="00E55D51">
        <w:t xml:space="preserve">It is understood and agreed that the terms and provisions hereof shall inure to the benefit of and be binding upon the parties hereto and upon the successors and assigns of </w:t>
      </w:r>
      <w:r w:rsidR="007B1267" w:rsidRPr="00E55D51">
        <w:t>MPA</w:t>
      </w:r>
      <w:r w:rsidR="00771C1F" w:rsidRPr="00E55D51">
        <w:t xml:space="preserve"> and </w:t>
      </w:r>
      <w:r w:rsidR="00A9444B" w:rsidRPr="00E55D51">
        <w:t xml:space="preserve">the </w:t>
      </w:r>
      <w:r w:rsidR="008E1D3F" w:rsidRPr="00E55D51">
        <w:t>District</w:t>
      </w:r>
      <w:r w:rsidR="00AA4B89">
        <w:t>. Rights of enforcement, cure, indemnity, and all other remedial rights shall survive termination of this</w:t>
      </w:r>
      <w:ins w:id="69" w:author="Author">
        <w:r w:rsidR="000464A0">
          <w:t xml:space="preserve"> License</w:t>
        </w:r>
      </w:ins>
      <w:r w:rsidR="00AA4B89">
        <w:t xml:space="preserve"> Agreement.</w:t>
      </w:r>
    </w:p>
    <w:p w:rsidR="00146ADC" w:rsidRPr="00E55D51" w:rsidRDefault="00146ADC" w:rsidP="00304522">
      <w:pPr>
        <w:pStyle w:val="DefaultText"/>
        <w:ind w:right="720" w:firstLine="360"/>
      </w:pPr>
    </w:p>
    <w:p w:rsidR="00146ADC" w:rsidRPr="00E55D51" w:rsidRDefault="006147D9" w:rsidP="00304522">
      <w:pPr>
        <w:pStyle w:val="DefaultText"/>
        <w:numPr>
          <w:ilvl w:val="0"/>
          <w:numId w:val="7"/>
        </w:numPr>
        <w:ind w:left="0" w:right="720" w:firstLine="360"/>
      </w:pPr>
      <w:r>
        <w:t>T</w:t>
      </w:r>
      <w:r w:rsidR="00924003" w:rsidRPr="00E55D51">
        <w:t xml:space="preserve">his License Agreement </w:t>
      </w:r>
      <w:r>
        <w:t>may not be assigned without express written permission of MPA</w:t>
      </w:r>
      <w:r w:rsidR="00146ADC" w:rsidRPr="00E55D51">
        <w:t>.</w:t>
      </w:r>
    </w:p>
    <w:p w:rsidR="005A2DF3" w:rsidRPr="00E55D51" w:rsidRDefault="005A2DF3" w:rsidP="00304522">
      <w:pPr>
        <w:pStyle w:val="DefaultText"/>
        <w:ind w:right="720" w:firstLine="360"/>
      </w:pPr>
    </w:p>
    <w:p w:rsidR="005A2DF3" w:rsidRDefault="005A2DF3" w:rsidP="00304522">
      <w:pPr>
        <w:pStyle w:val="DefaultText"/>
        <w:numPr>
          <w:ilvl w:val="0"/>
          <w:numId w:val="7"/>
        </w:numPr>
        <w:ind w:left="0" w:right="720" w:firstLine="360"/>
      </w:pPr>
      <w:r w:rsidRPr="00E55D51">
        <w:t xml:space="preserve">By acceptance of this </w:t>
      </w:r>
      <w:r w:rsidR="00F1744D" w:rsidRPr="00E55D51">
        <w:t xml:space="preserve">License Agreement, </w:t>
      </w:r>
      <w:r w:rsidR="00A9444B" w:rsidRPr="00E55D51">
        <w:t xml:space="preserve">the </w:t>
      </w:r>
      <w:r w:rsidR="008E1D3F" w:rsidRPr="00E55D51">
        <w:t>District</w:t>
      </w:r>
      <w:r w:rsidR="00A9444B" w:rsidRPr="00E55D51">
        <w:t xml:space="preserve"> </w:t>
      </w:r>
      <w:r w:rsidRPr="00E55D51">
        <w:t xml:space="preserve">agrees that this License </w:t>
      </w:r>
      <w:r w:rsidR="008E1D3F" w:rsidRPr="00E55D51">
        <w:t xml:space="preserve">Agreement </w:t>
      </w:r>
      <w:r w:rsidRPr="00E55D51">
        <w:t>constitutes a personal right only and does not constitute a real property right.</w:t>
      </w:r>
      <w:r w:rsidR="00C55351" w:rsidRPr="00E55D51">
        <w:t xml:space="preserve"> The District further agrees that this License Agreement contains the District’s entire rights in the Commercial Street Parcel, to the exclusion of any potential interest in real property over the Commercial Street Parcel.</w:t>
      </w:r>
    </w:p>
    <w:p w:rsidR="006545D6" w:rsidRDefault="006545D6" w:rsidP="00304522">
      <w:pPr>
        <w:pStyle w:val="ListParagraph"/>
        <w:ind w:left="0" w:firstLine="360"/>
      </w:pPr>
    </w:p>
    <w:p w:rsidR="009D6DB6" w:rsidRPr="00E55D51" w:rsidRDefault="006545D6" w:rsidP="00304522">
      <w:pPr>
        <w:pStyle w:val="DefaultText"/>
        <w:numPr>
          <w:ilvl w:val="0"/>
          <w:numId w:val="7"/>
        </w:numPr>
        <w:ind w:left="0" w:right="720" w:firstLine="360"/>
      </w:pPr>
      <w:r>
        <w:t xml:space="preserve">This License Agreement shall be interpreted under the laws of the State of Maine. The District and MPA agree that the venue to resolve any disputes under this </w:t>
      </w:r>
      <w:ins w:id="70" w:author="Author">
        <w:r w:rsidR="000464A0">
          <w:t xml:space="preserve">License </w:t>
        </w:r>
      </w:ins>
      <w:r>
        <w:t>Agreement will be the Maine Superior Court in Portland.</w:t>
      </w:r>
    </w:p>
    <w:p w:rsidR="006545D6" w:rsidRDefault="006545D6" w:rsidP="00304522">
      <w:pPr>
        <w:pStyle w:val="ListParagraph"/>
        <w:ind w:left="0" w:firstLine="360"/>
      </w:pPr>
    </w:p>
    <w:p w:rsidR="006545D6" w:rsidRDefault="006545D6" w:rsidP="00304522">
      <w:pPr>
        <w:pStyle w:val="DefaultText"/>
        <w:numPr>
          <w:ilvl w:val="0"/>
          <w:numId w:val="7"/>
        </w:numPr>
        <w:ind w:left="0" w:right="720" w:firstLine="360"/>
      </w:pPr>
      <w:r>
        <w:t xml:space="preserve">This </w:t>
      </w:r>
      <w:ins w:id="71" w:author="Author">
        <w:r w:rsidR="000464A0">
          <w:t xml:space="preserve">License </w:t>
        </w:r>
      </w:ins>
      <w:r>
        <w:t xml:space="preserve">Agreement was the result of negotiations between represented parties. Neither party will be deemed to be the drafter of this </w:t>
      </w:r>
      <w:ins w:id="72" w:author="Author">
        <w:r w:rsidR="000464A0">
          <w:t xml:space="preserve">License </w:t>
        </w:r>
      </w:ins>
      <w:r>
        <w:t>Agreement.</w:t>
      </w:r>
      <w:r w:rsidRPr="006545D6">
        <w:t xml:space="preserve"> </w:t>
      </w:r>
    </w:p>
    <w:p w:rsidR="006545D6" w:rsidRDefault="006545D6" w:rsidP="00304522">
      <w:pPr>
        <w:pStyle w:val="DefaultText"/>
        <w:ind w:right="720" w:firstLine="360"/>
      </w:pPr>
    </w:p>
    <w:p w:rsidR="006545D6" w:rsidRDefault="006545D6" w:rsidP="00304522">
      <w:pPr>
        <w:pStyle w:val="DefaultText"/>
        <w:numPr>
          <w:ilvl w:val="0"/>
          <w:numId w:val="7"/>
        </w:numPr>
        <w:ind w:left="0" w:right="720" w:firstLine="360"/>
      </w:pPr>
      <w:r w:rsidRPr="00E55D51">
        <w:t xml:space="preserve">The District represents </w:t>
      </w:r>
      <w:r w:rsidR="006147D9">
        <w:t xml:space="preserve">and warrants </w:t>
      </w:r>
      <w:r w:rsidRPr="00E55D51">
        <w:t xml:space="preserve">that it has received all necessary approvals or authorizations by its governing authorities to enter into this License Agreement and fulfill the District’s obligations set </w:t>
      </w:r>
      <w:r>
        <w:t>forth</w:t>
      </w:r>
      <w:r w:rsidRPr="00E55D51">
        <w:t xml:space="preserve"> herein.</w:t>
      </w:r>
    </w:p>
    <w:p w:rsidR="00E55D51" w:rsidRDefault="00E55D51" w:rsidP="00304522">
      <w:pPr>
        <w:pStyle w:val="ListParagraph"/>
        <w:ind w:left="0" w:firstLine="360"/>
      </w:pPr>
    </w:p>
    <w:p w:rsidR="00E55D51" w:rsidRDefault="00E55D51" w:rsidP="00304522">
      <w:pPr>
        <w:pStyle w:val="DefaultText"/>
        <w:numPr>
          <w:ilvl w:val="0"/>
          <w:numId w:val="7"/>
        </w:numPr>
        <w:ind w:left="0" w:right="720" w:firstLine="360"/>
      </w:pPr>
      <w:r>
        <w:t xml:space="preserve">MPA represents </w:t>
      </w:r>
      <w:r w:rsidR="006147D9">
        <w:t xml:space="preserve">and warrants </w:t>
      </w:r>
      <w:r>
        <w:t>that it has received sufficient authority to enter into this License Agreement and fulfill its obligations set forth herein.</w:t>
      </w:r>
    </w:p>
    <w:p w:rsidR="009D6DB6" w:rsidRDefault="009D6DB6" w:rsidP="00304522">
      <w:pPr>
        <w:pStyle w:val="ListParagraph"/>
        <w:ind w:left="0" w:firstLine="360"/>
      </w:pPr>
    </w:p>
    <w:p w:rsidR="009D6DB6" w:rsidRDefault="009D6DB6" w:rsidP="00304522">
      <w:pPr>
        <w:pStyle w:val="DefaultText"/>
        <w:numPr>
          <w:ilvl w:val="0"/>
          <w:numId w:val="7"/>
        </w:numPr>
        <w:ind w:left="0" w:right="720" w:firstLine="360"/>
      </w:pPr>
      <w:r>
        <w:t xml:space="preserve">This </w:t>
      </w:r>
      <w:ins w:id="73" w:author="Author">
        <w:r w:rsidR="007B1E27">
          <w:t xml:space="preserve">License </w:t>
        </w:r>
      </w:ins>
      <w:r>
        <w:t xml:space="preserve">Agreement may be signed in counterparts, and all counterparts together shall be considered one original instrument. This </w:t>
      </w:r>
      <w:ins w:id="74" w:author="Author">
        <w:r w:rsidR="007B1E27">
          <w:t xml:space="preserve">License </w:t>
        </w:r>
      </w:ins>
      <w:r>
        <w:t>Agreement may be signed and/or saved electronically, with such electronic signature and/or electronic records being given the same effect as a paper original signed in ink.</w:t>
      </w:r>
    </w:p>
    <w:p w:rsidR="00E55D51" w:rsidRDefault="00E55D51" w:rsidP="00304522">
      <w:pPr>
        <w:pStyle w:val="ListParagraph"/>
        <w:ind w:left="0" w:firstLine="360"/>
      </w:pPr>
    </w:p>
    <w:p w:rsidR="00CB0AFA" w:rsidDel="007B1E27" w:rsidRDefault="00304522" w:rsidP="00304522">
      <w:pPr>
        <w:pStyle w:val="DefaultText"/>
        <w:tabs>
          <w:tab w:val="left" w:pos="2510"/>
        </w:tabs>
        <w:ind w:firstLine="360"/>
        <w:rPr>
          <w:del w:id="75" w:author="Author"/>
        </w:rPr>
      </w:pPr>
      <w:del w:id="76" w:author="Author">
        <w:r w:rsidDel="007B1E27">
          <w:tab/>
        </w:r>
      </w:del>
    </w:p>
    <w:p w:rsidR="00304522" w:rsidDel="007B1E27" w:rsidRDefault="00304522" w:rsidP="00304522">
      <w:pPr>
        <w:pStyle w:val="DefaultText"/>
        <w:tabs>
          <w:tab w:val="left" w:pos="2510"/>
        </w:tabs>
        <w:ind w:firstLine="360"/>
        <w:rPr>
          <w:del w:id="77" w:author="Author"/>
        </w:rPr>
      </w:pPr>
    </w:p>
    <w:p w:rsidR="00304522" w:rsidDel="007B1E27" w:rsidRDefault="00304522" w:rsidP="00304522">
      <w:pPr>
        <w:pStyle w:val="DefaultText"/>
        <w:tabs>
          <w:tab w:val="left" w:pos="2510"/>
        </w:tabs>
        <w:ind w:firstLine="360"/>
        <w:rPr>
          <w:del w:id="78" w:author="Author"/>
        </w:rPr>
      </w:pPr>
      <w:del w:id="79" w:author="Author">
        <w:r w:rsidDel="007B1E27">
          <w:delText>[signatures next page]</w:delText>
        </w:r>
      </w:del>
    </w:p>
    <w:p w:rsidR="00304522" w:rsidDel="007B1E27" w:rsidRDefault="00304522" w:rsidP="00304522">
      <w:pPr>
        <w:pStyle w:val="DefaultText"/>
        <w:tabs>
          <w:tab w:val="left" w:pos="2510"/>
        </w:tabs>
        <w:ind w:firstLine="360"/>
        <w:rPr>
          <w:del w:id="80" w:author="Author"/>
        </w:rPr>
      </w:pPr>
    </w:p>
    <w:p w:rsidR="00304522" w:rsidDel="007B1E27" w:rsidRDefault="00304522" w:rsidP="00304522">
      <w:pPr>
        <w:pStyle w:val="DefaultText"/>
        <w:tabs>
          <w:tab w:val="left" w:pos="2510"/>
        </w:tabs>
        <w:ind w:firstLine="360"/>
        <w:rPr>
          <w:del w:id="81" w:author="Author"/>
        </w:rPr>
      </w:pPr>
    </w:p>
    <w:p w:rsidR="00304522" w:rsidDel="007B1E27" w:rsidRDefault="00304522" w:rsidP="00304522">
      <w:pPr>
        <w:pStyle w:val="DefaultText"/>
        <w:tabs>
          <w:tab w:val="left" w:pos="2510"/>
        </w:tabs>
        <w:ind w:firstLine="360"/>
        <w:rPr>
          <w:del w:id="82" w:author="Author"/>
        </w:rPr>
      </w:pPr>
    </w:p>
    <w:p w:rsidR="00304522" w:rsidDel="007B1E27" w:rsidRDefault="00304522" w:rsidP="00304522">
      <w:pPr>
        <w:pStyle w:val="DefaultText"/>
        <w:tabs>
          <w:tab w:val="left" w:pos="2510"/>
        </w:tabs>
        <w:ind w:firstLine="360"/>
        <w:rPr>
          <w:del w:id="83" w:author="Author"/>
        </w:rPr>
      </w:pPr>
    </w:p>
    <w:p w:rsidR="00304522" w:rsidDel="007B1E27" w:rsidRDefault="00304522" w:rsidP="00304522">
      <w:pPr>
        <w:pStyle w:val="DefaultText"/>
        <w:tabs>
          <w:tab w:val="left" w:pos="2510"/>
        </w:tabs>
        <w:ind w:firstLine="360"/>
        <w:rPr>
          <w:del w:id="84" w:author="Author"/>
        </w:rPr>
      </w:pPr>
    </w:p>
    <w:p w:rsidR="00304522" w:rsidDel="007B1E27" w:rsidRDefault="00304522" w:rsidP="00304522">
      <w:pPr>
        <w:pStyle w:val="DefaultText"/>
        <w:tabs>
          <w:tab w:val="left" w:pos="2510"/>
        </w:tabs>
        <w:ind w:firstLine="360"/>
        <w:rPr>
          <w:del w:id="85" w:author="Author"/>
        </w:rPr>
      </w:pPr>
    </w:p>
    <w:p w:rsidR="00304522" w:rsidRDefault="00304522" w:rsidP="009D6DB6">
      <w:pPr>
        <w:pStyle w:val="DefaultText"/>
        <w:ind w:right="720" w:firstLine="360"/>
      </w:pPr>
    </w:p>
    <w:p w:rsidR="00146ADC" w:rsidRDefault="00924003" w:rsidP="009D6DB6">
      <w:pPr>
        <w:pStyle w:val="DefaultText"/>
        <w:ind w:right="720" w:firstLine="360"/>
      </w:pPr>
      <w:r>
        <w:t>IN WITNESS WHEREOF</w:t>
      </w:r>
      <w:r w:rsidR="00146ADC">
        <w:t>, the parties have caused this License Agreement to be executed by their duly authorized representatives on the day and year first above written.</w:t>
      </w:r>
    </w:p>
    <w:p w:rsidR="009D6DB6" w:rsidRDefault="009D6DB6" w:rsidP="00924003">
      <w:pPr>
        <w:pStyle w:val="DefaultText"/>
        <w:ind w:left="720" w:right="720"/>
      </w:pPr>
    </w:p>
    <w:p w:rsidR="00304522" w:rsidRDefault="00304522" w:rsidP="00924003">
      <w:pPr>
        <w:pStyle w:val="DefaultText"/>
        <w:ind w:left="720" w:right="720"/>
      </w:pPr>
    </w:p>
    <w:p w:rsidR="00304522" w:rsidRDefault="00304522" w:rsidP="00924003">
      <w:pPr>
        <w:pStyle w:val="DefaultText"/>
        <w:ind w:left="720" w:right="720"/>
      </w:pPr>
    </w:p>
    <w:p w:rsidR="00304522" w:rsidRDefault="00304522" w:rsidP="00924003">
      <w:pPr>
        <w:pStyle w:val="DefaultText"/>
        <w:ind w:left="720" w:right="720"/>
      </w:pPr>
    </w:p>
    <w:tbl>
      <w:tblPr>
        <w:tblW w:w="0" w:type="auto"/>
        <w:tblLook w:val="04A0" w:firstRow="1" w:lastRow="0" w:firstColumn="1" w:lastColumn="0" w:noHBand="0" w:noVBand="1"/>
      </w:tblPr>
      <w:tblGrid>
        <w:gridCol w:w="4794"/>
        <w:gridCol w:w="4566"/>
      </w:tblGrid>
      <w:tr w:rsidR="009D6DB6" w:rsidTr="00B219CA">
        <w:tc>
          <w:tcPr>
            <w:tcW w:w="5148" w:type="dxa"/>
            <w:shd w:val="clear" w:color="auto" w:fill="auto"/>
          </w:tcPr>
          <w:p w:rsidR="009D6DB6" w:rsidRPr="00B219CA" w:rsidRDefault="009D6DB6" w:rsidP="00B219CA">
            <w:pPr>
              <w:pStyle w:val="DefaultText"/>
              <w:ind w:right="720"/>
              <w:rPr>
                <w:b/>
                <w:bCs/>
              </w:rPr>
            </w:pPr>
            <w:r w:rsidRPr="00B219CA">
              <w:rPr>
                <w:b/>
                <w:bCs/>
              </w:rPr>
              <w:t>MAINE PORT AUTHORITY</w:t>
            </w:r>
          </w:p>
          <w:p w:rsidR="009D6DB6" w:rsidRDefault="009D6DB6" w:rsidP="00B219CA">
            <w:pPr>
              <w:pStyle w:val="DefaultText"/>
              <w:ind w:right="720"/>
            </w:pPr>
            <w:r>
              <w:tab/>
            </w:r>
            <w:r>
              <w:tab/>
            </w:r>
            <w:r>
              <w:tab/>
            </w:r>
            <w:r>
              <w:tab/>
            </w:r>
            <w:r>
              <w:tab/>
            </w:r>
          </w:p>
          <w:p w:rsidR="009D6DB6" w:rsidRDefault="009D6DB6" w:rsidP="00B219CA">
            <w:pPr>
              <w:pStyle w:val="DefaultText"/>
              <w:ind w:right="720"/>
            </w:pPr>
          </w:p>
          <w:p w:rsidR="006147D9" w:rsidRDefault="006147D9" w:rsidP="00B219CA">
            <w:pPr>
              <w:pStyle w:val="DefaultText"/>
              <w:ind w:right="720"/>
            </w:pPr>
          </w:p>
          <w:p w:rsidR="009D6DB6" w:rsidRDefault="009D6DB6" w:rsidP="00B219CA">
            <w:pPr>
              <w:pStyle w:val="DefaultText"/>
              <w:ind w:right="720"/>
            </w:pPr>
          </w:p>
          <w:p w:rsidR="009D6DB6" w:rsidRDefault="009D6DB6" w:rsidP="00B219CA">
            <w:pPr>
              <w:pStyle w:val="DefaultText"/>
              <w:ind w:right="720"/>
            </w:pPr>
          </w:p>
          <w:p w:rsidR="009D6DB6" w:rsidRDefault="009D6DB6" w:rsidP="00B219CA">
            <w:pPr>
              <w:pStyle w:val="DefaultText"/>
              <w:ind w:right="720"/>
            </w:pPr>
            <w:r>
              <w:tab/>
            </w:r>
          </w:p>
          <w:p w:rsidR="009D6DB6" w:rsidRDefault="009D6DB6" w:rsidP="00B219CA">
            <w:pPr>
              <w:pStyle w:val="DefaultText"/>
              <w:ind w:right="720"/>
            </w:pPr>
            <w:r>
              <w:t>__________________________________</w:t>
            </w:r>
          </w:p>
          <w:p w:rsidR="009D6DB6" w:rsidRDefault="009D6DB6" w:rsidP="00B219CA">
            <w:pPr>
              <w:pStyle w:val="DefaultText"/>
              <w:ind w:right="720"/>
            </w:pPr>
            <w:r>
              <w:t>By: Jon Nass</w:t>
            </w:r>
          </w:p>
          <w:p w:rsidR="009D6DB6" w:rsidRDefault="009D6DB6" w:rsidP="00B219CA">
            <w:pPr>
              <w:pStyle w:val="DefaultText"/>
              <w:ind w:right="720"/>
            </w:pPr>
            <w:r>
              <w:t>Its: CEO</w:t>
            </w:r>
          </w:p>
          <w:p w:rsidR="009D6DB6" w:rsidRDefault="009D6DB6" w:rsidP="00B219CA">
            <w:pPr>
              <w:pStyle w:val="DefaultText"/>
              <w:ind w:right="720"/>
            </w:pPr>
            <w:r>
              <w:tab/>
            </w:r>
          </w:p>
          <w:p w:rsidR="009D6DB6" w:rsidRDefault="009D6DB6" w:rsidP="00B219CA">
            <w:pPr>
              <w:pStyle w:val="DefaultText"/>
              <w:ind w:right="720"/>
            </w:pPr>
          </w:p>
          <w:p w:rsidR="009D6DB6" w:rsidRDefault="009D6DB6" w:rsidP="00B219CA">
            <w:pPr>
              <w:pStyle w:val="DefaultText"/>
              <w:ind w:right="720"/>
            </w:pPr>
          </w:p>
        </w:tc>
        <w:tc>
          <w:tcPr>
            <w:tcW w:w="5220" w:type="dxa"/>
            <w:shd w:val="clear" w:color="auto" w:fill="auto"/>
          </w:tcPr>
          <w:p w:rsidR="009D6DB6" w:rsidRPr="00B219CA" w:rsidRDefault="009D6DB6" w:rsidP="00B219CA">
            <w:pPr>
              <w:pStyle w:val="DefaultText"/>
              <w:ind w:right="720"/>
              <w:rPr>
                <w:b/>
                <w:bCs/>
              </w:rPr>
            </w:pPr>
            <w:r w:rsidRPr="00B219CA">
              <w:rPr>
                <w:b/>
                <w:bCs/>
              </w:rPr>
              <w:t>PORTLAND WATER DISTRICT</w:t>
            </w:r>
          </w:p>
          <w:p w:rsidR="009D6DB6" w:rsidRDefault="009D6DB6" w:rsidP="00B219CA">
            <w:pPr>
              <w:pStyle w:val="DefaultText"/>
              <w:ind w:right="720"/>
            </w:pPr>
          </w:p>
          <w:p w:rsidR="009D6DB6" w:rsidRDefault="009D6DB6" w:rsidP="00B219CA">
            <w:pPr>
              <w:pStyle w:val="DefaultText"/>
              <w:ind w:right="720"/>
            </w:pPr>
          </w:p>
          <w:p w:rsidR="006147D9" w:rsidRDefault="009D6DB6" w:rsidP="00B219CA">
            <w:pPr>
              <w:pStyle w:val="DefaultText"/>
              <w:ind w:right="720"/>
            </w:pPr>
            <w:r>
              <w:tab/>
            </w:r>
          </w:p>
          <w:p w:rsidR="009D6DB6" w:rsidRDefault="009D6DB6" w:rsidP="00B219CA">
            <w:pPr>
              <w:pStyle w:val="DefaultText"/>
              <w:ind w:right="720"/>
            </w:pPr>
            <w:r>
              <w:tab/>
            </w:r>
            <w:r>
              <w:tab/>
            </w:r>
            <w:r>
              <w:tab/>
            </w:r>
            <w:r>
              <w:tab/>
            </w:r>
          </w:p>
          <w:p w:rsidR="009D6DB6" w:rsidRDefault="009D6DB6" w:rsidP="00B219CA">
            <w:pPr>
              <w:pStyle w:val="DefaultText"/>
              <w:ind w:right="720"/>
            </w:pPr>
          </w:p>
          <w:p w:rsidR="009D6DB6" w:rsidRDefault="009D6DB6" w:rsidP="00B219CA">
            <w:pPr>
              <w:pStyle w:val="DefaultText"/>
              <w:ind w:right="720"/>
            </w:pPr>
          </w:p>
          <w:p w:rsidR="009D6DB6" w:rsidRDefault="009D6DB6" w:rsidP="00B219CA">
            <w:pPr>
              <w:pStyle w:val="DefaultText"/>
              <w:ind w:right="720"/>
            </w:pPr>
            <w:r>
              <w:t>By: ________________________________</w:t>
            </w:r>
          </w:p>
          <w:p w:rsidR="009D6DB6" w:rsidRDefault="009D6DB6" w:rsidP="00B219CA">
            <w:pPr>
              <w:pStyle w:val="DefaultText"/>
              <w:ind w:right="720"/>
            </w:pPr>
          </w:p>
          <w:p w:rsidR="009D6DB6" w:rsidRDefault="009D6DB6" w:rsidP="00B219CA">
            <w:pPr>
              <w:pStyle w:val="DefaultText"/>
              <w:ind w:right="720"/>
            </w:pPr>
            <w:r>
              <w:t>(Print Name):________________________</w:t>
            </w:r>
          </w:p>
          <w:p w:rsidR="009D6DB6" w:rsidRDefault="009D6DB6" w:rsidP="00B219CA">
            <w:pPr>
              <w:pStyle w:val="DefaultText"/>
              <w:ind w:right="720"/>
            </w:pPr>
          </w:p>
          <w:p w:rsidR="009D6DB6" w:rsidRDefault="009D6DB6" w:rsidP="00B219CA">
            <w:pPr>
              <w:pStyle w:val="DefaultText"/>
              <w:ind w:right="720"/>
            </w:pPr>
            <w:r>
              <w:t>Its: ________________________________</w:t>
            </w:r>
          </w:p>
        </w:tc>
      </w:tr>
    </w:tbl>
    <w:p w:rsidR="00A35CD2" w:rsidRPr="00A35CD2" w:rsidRDefault="00A35CD2" w:rsidP="009D6DB6">
      <w:pPr>
        <w:pStyle w:val="DefaultText"/>
        <w:ind w:right="720"/>
      </w:pPr>
    </w:p>
    <w:sectPr w:rsidR="00A35CD2" w:rsidRPr="00A35CD2" w:rsidSect="00304522">
      <w:headerReference w:type="default" r:id="rId8"/>
      <w:footerReference w:type="default" r:id="rId9"/>
      <w:type w:val="continuous"/>
      <w:pgSz w:w="12240" w:h="15840" w:code="1"/>
      <w:pgMar w:top="1440" w:right="1440" w:bottom="1440" w:left="1440" w:header="648" w:footer="64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F2E23" w:rsidRDefault="00AF2E23">
      <w:r>
        <w:separator/>
      </w:r>
    </w:p>
  </w:endnote>
  <w:endnote w:type="continuationSeparator" w:id="0">
    <w:p w:rsidR="00AF2E23" w:rsidRDefault="00AF2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F69A8" w:rsidRDefault="000F69A8">
    <w:pPr>
      <w:pStyle w:val="Footer"/>
      <w:jc w:val="center"/>
      <w:rPr>
        <w:sz w:val="20"/>
        <w:szCs w:val="20"/>
      </w:rPr>
    </w:pPr>
    <w:r>
      <w:rPr>
        <w:sz w:val="20"/>
        <w:szCs w:val="20"/>
      </w:rPr>
      <w:t>License Agreement/Maine</w:t>
    </w:r>
    <w:r w:rsidR="00587C26">
      <w:rPr>
        <w:sz w:val="20"/>
        <w:szCs w:val="20"/>
      </w:rPr>
      <w:t xml:space="preserve"> Port Authority</w:t>
    </w:r>
    <w:r w:rsidR="00C55351">
      <w:rPr>
        <w:sz w:val="20"/>
        <w:szCs w:val="20"/>
      </w:rPr>
      <w:t xml:space="preserve"> &amp; </w:t>
    </w:r>
    <w:r w:rsidR="00587C26">
      <w:rPr>
        <w:sz w:val="20"/>
        <w:szCs w:val="20"/>
      </w:rPr>
      <w:t>Portland Water District</w:t>
    </w:r>
  </w:p>
  <w:p w:rsidR="000F69A8" w:rsidRPr="008F22C0" w:rsidRDefault="000F69A8">
    <w:pPr>
      <w:pStyle w:val="Footer"/>
      <w:jc w:val="center"/>
      <w:rPr>
        <w:sz w:val="20"/>
        <w:szCs w:val="20"/>
      </w:rPr>
    </w:pPr>
    <w:r w:rsidRPr="008F22C0">
      <w:rPr>
        <w:sz w:val="20"/>
        <w:szCs w:val="20"/>
      </w:rPr>
      <w:t xml:space="preserve">Page </w:t>
    </w:r>
    <w:r w:rsidRPr="008F22C0">
      <w:rPr>
        <w:sz w:val="20"/>
        <w:szCs w:val="20"/>
      </w:rPr>
      <w:fldChar w:fldCharType="begin"/>
    </w:r>
    <w:r w:rsidRPr="008F22C0">
      <w:rPr>
        <w:sz w:val="20"/>
        <w:szCs w:val="20"/>
      </w:rPr>
      <w:instrText xml:space="preserve"> PAGE </w:instrText>
    </w:r>
    <w:r w:rsidRPr="008F22C0">
      <w:rPr>
        <w:sz w:val="20"/>
        <w:szCs w:val="20"/>
      </w:rPr>
      <w:fldChar w:fldCharType="separate"/>
    </w:r>
    <w:r w:rsidR="00665486">
      <w:rPr>
        <w:noProof/>
        <w:sz w:val="20"/>
        <w:szCs w:val="20"/>
      </w:rPr>
      <w:t>4</w:t>
    </w:r>
    <w:r w:rsidRPr="008F22C0">
      <w:rPr>
        <w:sz w:val="20"/>
        <w:szCs w:val="20"/>
      </w:rPr>
      <w:fldChar w:fldCharType="end"/>
    </w:r>
    <w:r w:rsidRPr="008F22C0">
      <w:rPr>
        <w:sz w:val="20"/>
        <w:szCs w:val="20"/>
      </w:rPr>
      <w:t xml:space="preserve"> of </w:t>
    </w:r>
    <w:r w:rsidRPr="008F22C0">
      <w:rPr>
        <w:sz w:val="20"/>
        <w:szCs w:val="20"/>
      </w:rPr>
      <w:fldChar w:fldCharType="begin"/>
    </w:r>
    <w:r w:rsidRPr="008F22C0">
      <w:rPr>
        <w:sz w:val="20"/>
        <w:szCs w:val="20"/>
      </w:rPr>
      <w:instrText xml:space="preserve"> NUMPAGES </w:instrText>
    </w:r>
    <w:r w:rsidRPr="008F22C0">
      <w:rPr>
        <w:sz w:val="20"/>
        <w:szCs w:val="20"/>
      </w:rPr>
      <w:fldChar w:fldCharType="separate"/>
    </w:r>
    <w:r w:rsidR="00665486">
      <w:rPr>
        <w:noProof/>
        <w:sz w:val="20"/>
        <w:szCs w:val="20"/>
      </w:rPr>
      <w:t>5</w:t>
    </w:r>
    <w:r w:rsidRPr="008F22C0">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F2E23" w:rsidRDefault="00AF2E23">
      <w:r>
        <w:separator/>
      </w:r>
    </w:p>
  </w:footnote>
  <w:footnote w:type="continuationSeparator" w:id="0">
    <w:p w:rsidR="00AF2E23" w:rsidRDefault="00AF2E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F69A8" w:rsidRDefault="000F69A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B394E"/>
    <w:multiLevelType w:val="hybridMultilevel"/>
    <w:tmpl w:val="5962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85D7B"/>
    <w:multiLevelType w:val="hybridMultilevel"/>
    <w:tmpl w:val="DF16D5D6"/>
    <w:lvl w:ilvl="0" w:tplc="A0D235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4C2F4E"/>
    <w:multiLevelType w:val="hybridMultilevel"/>
    <w:tmpl w:val="8CCE539E"/>
    <w:lvl w:ilvl="0" w:tplc="B2DC0F84">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30E15E9A"/>
    <w:multiLevelType w:val="singleLevel"/>
    <w:tmpl w:val="0409000F"/>
    <w:lvl w:ilvl="0">
      <w:start w:val="1"/>
      <w:numFmt w:val="decimal"/>
      <w:lvlText w:val="%1."/>
      <w:lvlJc w:val="left"/>
      <w:pPr>
        <w:ind w:left="360" w:hanging="360"/>
      </w:pPr>
      <w:rPr>
        <w:rFonts w:hint="default"/>
      </w:rPr>
    </w:lvl>
  </w:abstractNum>
  <w:abstractNum w:abstractNumId="4" w15:restartNumberingAfterBreak="0">
    <w:nsid w:val="4DEE6D69"/>
    <w:multiLevelType w:val="hybridMultilevel"/>
    <w:tmpl w:val="B50E5B04"/>
    <w:lvl w:ilvl="0" w:tplc="E1481B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F273261"/>
    <w:multiLevelType w:val="hybridMultilevel"/>
    <w:tmpl w:val="A966422E"/>
    <w:lvl w:ilvl="0" w:tplc="B2DC0F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76A0835"/>
    <w:multiLevelType w:val="hybridMultilevel"/>
    <w:tmpl w:val="F26EE8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BDD2DDC"/>
    <w:multiLevelType w:val="hybridMultilevel"/>
    <w:tmpl w:val="215C5178"/>
    <w:lvl w:ilvl="0" w:tplc="B2DC0F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7"/>
  </w:num>
  <w:num w:numId="3">
    <w:abstractNumId w:val="3"/>
  </w:num>
  <w:num w:numId="4">
    <w:abstractNumId w:val="4"/>
  </w:num>
  <w:num w:numId="5">
    <w:abstractNumId w:val="1"/>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24"/>
  <w:drawingGridVerticalSpacing w:val="65"/>
  <w:displayHorizontalDrawingGridEvery w:val="2"/>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3DC"/>
    <w:rsid w:val="00005495"/>
    <w:rsid w:val="00006274"/>
    <w:rsid w:val="000139D9"/>
    <w:rsid w:val="0002456B"/>
    <w:rsid w:val="00026077"/>
    <w:rsid w:val="000464A0"/>
    <w:rsid w:val="00050D27"/>
    <w:rsid w:val="00066E75"/>
    <w:rsid w:val="00070BFA"/>
    <w:rsid w:val="000768EB"/>
    <w:rsid w:val="000854D0"/>
    <w:rsid w:val="000B3093"/>
    <w:rsid w:val="000B3790"/>
    <w:rsid w:val="000B735D"/>
    <w:rsid w:val="000C3B3C"/>
    <w:rsid w:val="000F27B8"/>
    <w:rsid w:val="000F69A8"/>
    <w:rsid w:val="00106052"/>
    <w:rsid w:val="001207F0"/>
    <w:rsid w:val="00121696"/>
    <w:rsid w:val="00124E06"/>
    <w:rsid w:val="001262C0"/>
    <w:rsid w:val="00127347"/>
    <w:rsid w:val="001354C4"/>
    <w:rsid w:val="00144040"/>
    <w:rsid w:val="00146ADC"/>
    <w:rsid w:val="00146D51"/>
    <w:rsid w:val="00171674"/>
    <w:rsid w:val="0017690D"/>
    <w:rsid w:val="00180DED"/>
    <w:rsid w:val="00183877"/>
    <w:rsid w:val="001904EA"/>
    <w:rsid w:val="00196E83"/>
    <w:rsid w:val="001B1DFE"/>
    <w:rsid w:val="001D1158"/>
    <w:rsid w:val="001D47BE"/>
    <w:rsid w:val="001F14CF"/>
    <w:rsid w:val="001F61E6"/>
    <w:rsid w:val="0021126C"/>
    <w:rsid w:val="002123FC"/>
    <w:rsid w:val="002172AA"/>
    <w:rsid w:val="0022247D"/>
    <w:rsid w:val="00227751"/>
    <w:rsid w:val="00242B90"/>
    <w:rsid w:val="00243D0E"/>
    <w:rsid w:val="00246C7C"/>
    <w:rsid w:val="00260472"/>
    <w:rsid w:val="00264795"/>
    <w:rsid w:val="00266262"/>
    <w:rsid w:val="00266A72"/>
    <w:rsid w:val="0027342F"/>
    <w:rsid w:val="00274B9E"/>
    <w:rsid w:val="00283C0C"/>
    <w:rsid w:val="0028659F"/>
    <w:rsid w:val="002920AF"/>
    <w:rsid w:val="002A600F"/>
    <w:rsid w:val="002B47FA"/>
    <w:rsid w:val="002C2834"/>
    <w:rsid w:val="002C72A4"/>
    <w:rsid w:val="002E2C91"/>
    <w:rsid w:val="002F00D5"/>
    <w:rsid w:val="00304522"/>
    <w:rsid w:val="00316E66"/>
    <w:rsid w:val="00320731"/>
    <w:rsid w:val="00326600"/>
    <w:rsid w:val="00343FD2"/>
    <w:rsid w:val="00347A8C"/>
    <w:rsid w:val="00350687"/>
    <w:rsid w:val="003607CC"/>
    <w:rsid w:val="003661AD"/>
    <w:rsid w:val="003731F0"/>
    <w:rsid w:val="003849A0"/>
    <w:rsid w:val="003A1D6A"/>
    <w:rsid w:val="003B1032"/>
    <w:rsid w:val="003B142F"/>
    <w:rsid w:val="003B1E7B"/>
    <w:rsid w:val="003D41DB"/>
    <w:rsid w:val="003E21F8"/>
    <w:rsid w:val="003F0A96"/>
    <w:rsid w:val="003F17B2"/>
    <w:rsid w:val="003F6890"/>
    <w:rsid w:val="00410A09"/>
    <w:rsid w:val="00417D1F"/>
    <w:rsid w:val="00421BCA"/>
    <w:rsid w:val="004766F7"/>
    <w:rsid w:val="00480FA1"/>
    <w:rsid w:val="00481CDE"/>
    <w:rsid w:val="004A6364"/>
    <w:rsid w:val="004B0928"/>
    <w:rsid w:val="004E1BE0"/>
    <w:rsid w:val="00501F4F"/>
    <w:rsid w:val="00503D52"/>
    <w:rsid w:val="00511DA7"/>
    <w:rsid w:val="005249A5"/>
    <w:rsid w:val="005306BF"/>
    <w:rsid w:val="0055604C"/>
    <w:rsid w:val="005626E0"/>
    <w:rsid w:val="00562FAB"/>
    <w:rsid w:val="00567437"/>
    <w:rsid w:val="00570E3E"/>
    <w:rsid w:val="005835B6"/>
    <w:rsid w:val="005858C6"/>
    <w:rsid w:val="00585E6A"/>
    <w:rsid w:val="00587C26"/>
    <w:rsid w:val="00595A59"/>
    <w:rsid w:val="005A2DF3"/>
    <w:rsid w:val="005B7D07"/>
    <w:rsid w:val="005C62EF"/>
    <w:rsid w:val="005E1D2F"/>
    <w:rsid w:val="005E2481"/>
    <w:rsid w:val="005F0AF1"/>
    <w:rsid w:val="005F130E"/>
    <w:rsid w:val="006147D9"/>
    <w:rsid w:val="00616D21"/>
    <w:rsid w:val="00617D9B"/>
    <w:rsid w:val="006266A1"/>
    <w:rsid w:val="00634756"/>
    <w:rsid w:val="00654344"/>
    <w:rsid w:val="006545D6"/>
    <w:rsid w:val="0065673F"/>
    <w:rsid w:val="00660DCA"/>
    <w:rsid w:val="00665242"/>
    <w:rsid w:val="00665486"/>
    <w:rsid w:val="006668A6"/>
    <w:rsid w:val="006758E6"/>
    <w:rsid w:val="00677C7D"/>
    <w:rsid w:val="006872A6"/>
    <w:rsid w:val="006A5D90"/>
    <w:rsid w:val="006B4B9D"/>
    <w:rsid w:val="006E4707"/>
    <w:rsid w:val="00703E5C"/>
    <w:rsid w:val="0072344F"/>
    <w:rsid w:val="00741885"/>
    <w:rsid w:val="00753C9A"/>
    <w:rsid w:val="00764E1A"/>
    <w:rsid w:val="00771C1F"/>
    <w:rsid w:val="00787E77"/>
    <w:rsid w:val="007905F1"/>
    <w:rsid w:val="007A3851"/>
    <w:rsid w:val="007A59B5"/>
    <w:rsid w:val="007B0C2E"/>
    <w:rsid w:val="007B1197"/>
    <w:rsid w:val="007B1267"/>
    <w:rsid w:val="007B1E27"/>
    <w:rsid w:val="007C71AC"/>
    <w:rsid w:val="007F1559"/>
    <w:rsid w:val="007F4838"/>
    <w:rsid w:val="007F5B60"/>
    <w:rsid w:val="00821091"/>
    <w:rsid w:val="00822DA5"/>
    <w:rsid w:val="008352EF"/>
    <w:rsid w:val="00862A02"/>
    <w:rsid w:val="0088183F"/>
    <w:rsid w:val="00886F1A"/>
    <w:rsid w:val="008941BD"/>
    <w:rsid w:val="00894AD7"/>
    <w:rsid w:val="00895AC8"/>
    <w:rsid w:val="008B1F0A"/>
    <w:rsid w:val="008B2208"/>
    <w:rsid w:val="008C738B"/>
    <w:rsid w:val="008D668B"/>
    <w:rsid w:val="008E1D3F"/>
    <w:rsid w:val="008F09FF"/>
    <w:rsid w:val="008F22C0"/>
    <w:rsid w:val="009037B6"/>
    <w:rsid w:val="00903875"/>
    <w:rsid w:val="00905DE1"/>
    <w:rsid w:val="009125D8"/>
    <w:rsid w:val="00916130"/>
    <w:rsid w:val="00924003"/>
    <w:rsid w:val="009330DC"/>
    <w:rsid w:val="00942240"/>
    <w:rsid w:val="0094270B"/>
    <w:rsid w:val="00952B8A"/>
    <w:rsid w:val="009748A3"/>
    <w:rsid w:val="00981CAE"/>
    <w:rsid w:val="00994B53"/>
    <w:rsid w:val="00994DE8"/>
    <w:rsid w:val="00996EF3"/>
    <w:rsid w:val="009B4648"/>
    <w:rsid w:val="009C08B3"/>
    <w:rsid w:val="009D3C29"/>
    <w:rsid w:val="009D3C6D"/>
    <w:rsid w:val="009D6DB6"/>
    <w:rsid w:val="00A02CBF"/>
    <w:rsid w:val="00A069E3"/>
    <w:rsid w:val="00A07584"/>
    <w:rsid w:val="00A12140"/>
    <w:rsid w:val="00A32164"/>
    <w:rsid w:val="00A35167"/>
    <w:rsid w:val="00A35CD2"/>
    <w:rsid w:val="00A50297"/>
    <w:rsid w:val="00A503DC"/>
    <w:rsid w:val="00A5680B"/>
    <w:rsid w:val="00A73392"/>
    <w:rsid w:val="00A755AC"/>
    <w:rsid w:val="00A85B0C"/>
    <w:rsid w:val="00A93592"/>
    <w:rsid w:val="00A9444B"/>
    <w:rsid w:val="00A9557C"/>
    <w:rsid w:val="00A95F92"/>
    <w:rsid w:val="00AA4B89"/>
    <w:rsid w:val="00AD5841"/>
    <w:rsid w:val="00AD6499"/>
    <w:rsid w:val="00AE0417"/>
    <w:rsid w:val="00AE6595"/>
    <w:rsid w:val="00AF0672"/>
    <w:rsid w:val="00AF0A03"/>
    <w:rsid w:val="00AF2E23"/>
    <w:rsid w:val="00B0110E"/>
    <w:rsid w:val="00B16067"/>
    <w:rsid w:val="00B20224"/>
    <w:rsid w:val="00B219CA"/>
    <w:rsid w:val="00B275B5"/>
    <w:rsid w:val="00B368B8"/>
    <w:rsid w:val="00B40504"/>
    <w:rsid w:val="00B43007"/>
    <w:rsid w:val="00B53A58"/>
    <w:rsid w:val="00B60947"/>
    <w:rsid w:val="00B60F65"/>
    <w:rsid w:val="00B67020"/>
    <w:rsid w:val="00B750D7"/>
    <w:rsid w:val="00B7588B"/>
    <w:rsid w:val="00B9324C"/>
    <w:rsid w:val="00BB0429"/>
    <w:rsid w:val="00BD09AB"/>
    <w:rsid w:val="00BE3697"/>
    <w:rsid w:val="00BE3CD8"/>
    <w:rsid w:val="00BE7525"/>
    <w:rsid w:val="00BF4441"/>
    <w:rsid w:val="00BF6ABA"/>
    <w:rsid w:val="00BF6D0B"/>
    <w:rsid w:val="00C012D4"/>
    <w:rsid w:val="00C07C45"/>
    <w:rsid w:val="00C07C71"/>
    <w:rsid w:val="00C1323F"/>
    <w:rsid w:val="00C350AA"/>
    <w:rsid w:val="00C47074"/>
    <w:rsid w:val="00C54FC0"/>
    <w:rsid w:val="00C55351"/>
    <w:rsid w:val="00C57190"/>
    <w:rsid w:val="00C64B43"/>
    <w:rsid w:val="00C707CF"/>
    <w:rsid w:val="00C7162F"/>
    <w:rsid w:val="00C732B8"/>
    <w:rsid w:val="00C7746A"/>
    <w:rsid w:val="00C81D0A"/>
    <w:rsid w:val="00C83923"/>
    <w:rsid w:val="00C87588"/>
    <w:rsid w:val="00CA14C1"/>
    <w:rsid w:val="00CA4B39"/>
    <w:rsid w:val="00CA52E3"/>
    <w:rsid w:val="00CB0AFA"/>
    <w:rsid w:val="00CB4F0A"/>
    <w:rsid w:val="00CC73C0"/>
    <w:rsid w:val="00CD265F"/>
    <w:rsid w:val="00CE5186"/>
    <w:rsid w:val="00CF3FD4"/>
    <w:rsid w:val="00D1386D"/>
    <w:rsid w:val="00D22583"/>
    <w:rsid w:val="00D35B2D"/>
    <w:rsid w:val="00D37FB9"/>
    <w:rsid w:val="00D408A3"/>
    <w:rsid w:val="00D535E8"/>
    <w:rsid w:val="00D57484"/>
    <w:rsid w:val="00D755ED"/>
    <w:rsid w:val="00D7571F"/>
    <w:rsid w:val="00D856BB"/>
    <w:rsid w:val="00D872C0"/>
    <w:rsid w:val="00DA7EF9"/>
    <w:rsid w:val="00DB4DC0"/>
    <w:rsid w:val="00DC335A"/>
    <w:rsid w:val="00DC40ED"/>
    <w:rsid w:val="00DD40A6"/>
    <w:rsid w:val="00DE5462"/>
    <w:rsid w:val="00E11EF5"/>
    <w:rsid w:val="00E1363D"/>
    <w:rsid w:val="00E17D97"/>
    <w:rsid w:val="00E20B2F"/>
    <w:rsid w:val="00E26020"/>
    <w:rsid w:val="00E269B2"/>
    <w:rsid w:val="00E27D37"/>
    <w:rsid w:val="00E30CF4"/>
    <w:rsid w:val="00E326BA"/>
    <w:rsid w:val="00E52182"/>
    <w:rsid w:val="00E526F6"/>
    <w:rsid w:val="00E52AB0"/>
    <w:rsid w:val="00E55D51"/>
    <w:rsid w:val="00E61C04"/>
    <w:rsid w:val="00E802E8"/>
    <w:rsid w:val="00E875DF"/>
    <w:rsid w:val="00E90E20"/>
    <w:rsid w:val="00EA0307"/>
    <w:rsid w:val="00EA0C09"/>
    <w:rsid w:val="00EB2239"/>
    <w:rsid w:val="00EB30CF"/>
    <w:rsid w:val="00EB7A8D"/>
    <w:rsid w:val="00EC1BB4"/>
    <w:rsid w:val="00EC2918"/>
    <w:rsid w:val="00EE5016"/>
    <w:rsid w:val="00EE5497"/>
    <w:rsid w:val="00F0595C"/>
    <w:rsid w:val="00F1012E"/>
    <w:rsid w:val="00F1744D"/>
    <w:rsid w:val="00F34EDF"/>
    <w:rsid w:val="00F400BD"/>
    <w:rsid w:val="00F40250"/>
    <w:rsid w:val="00F74E6E"/>
    <w:rsid w:val="00F90DCC"/>
    <w:rsid w:val="00FA6435"/>
    <w:rsid w:val="00FB0245"/>
    <w:rsid w:val="00FB5631"/>
    <w:rsid w:val="00FD69D5"/>
    <w:rsid w:val="00FE1CCE"/>
    <w:rsid w:val="00FE2046"/>
    <w:rsid w:val="00FE4C1A"/>
    <w:rsid w:val="00FE55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Text">
    <w:name w:val="Default Text"/>
    <w:basedOn w:val="Normal"/>
    <w:pPr>
      <w:overflowPunct w:val="0"/>
      <w:autoSpaceDE w:val="0"/>
      <w:autoSpaceDN w:val="0"/>
      <w:adjustRightInd w:val="0"/>
      <w:textAlignment w:val="baseline"/>
    </w:pPr>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Text1">
    <w:name w:val="Default Text:1"/>
    <w:basedOn w:val="Normal"/>
    <w:pPr>
      <w:overflowPunct w:val="0"/>
      <w:autoSpaceDE w:val="0"/>
      <w:autoSpaceDN w:val="0"/>
      <w:adjustRightInd w:val="0"/>
    </w:pPr>
    <w:rPr>
      <w:szCs w:val="20"/>
    </w:rPr>
  </w:style>
  <w:style w:type="character" w:styleId="PageNumber">
    <w:name w:val="page number"/>
    <w:basedOn w:val="DefaultParagraphFont"/>
  </w:style>
  <w:style w:type="paragraph" w:styleId="BalloonText">
    <w:name w:val="Balloon Text"/>
    <w:basedOn w:val="Normal"/>
    <w:semiHidden/>
    <w:rsid w:val="00E17D97"/>
    <w:rPr>
      <w:rFonts w:ascii="Tahoma" w:hAnsi="Tahoma" w:cs="Tahoma"/>
      <w:sz w:val="16"/>
      <w:szCs w:val="16"/>
    </w:rPr>
  </w:style>
  <w:style w:type="character" w:styleId="CommentReference">
    <w:name w:val="annotation reference"/>
    <w:semiHidden/>
    <w:rsid w:val="008941BD"/>
    <w:rPr>
      <w:sz w:val="16"/>
      <w:szCs w:val="16"/>
    </w:rPr>
  </w:style>
  <w:style w:type="paragraph" w:styleId="CommentText">
    <w:name w:val="annotation text"/>
    <w:basedOn w:val="Normal"/>
    <w:semiHidden/>
    <w:rsid w:val="008941BD"/>
    <w:rPr>
      <w:sz w:val="20"/>
      <w:szCs w:val="20"/>
    </w:rPr>
  </w:style>
  <w:style w:type="paragraph" w:styleId="CommentSubject">
    <w:name w:val="annotation subject"/>
    <w:basedOn w:val="CommentText"/>
    <w:next w:val="CommentText"/>
    <w:semiHidden/>
    <w:rsid w:val="008941BD"/>
    <w:rPr>
      <w:b/>
      <w:bCs/>
    </w:rPr>
  </w:style>
  <w:style w:type="paragraph" w:styleId="ListParagraph">
    <w:name w:val="List Paragraph"/>
    <w:basedOn w:val="Normal"/>
    <w:uiPriority w:val="34"/>
    <w:qFormat/>
    <w:rsid w:val="00FE4C1A"/>
    <w:pPr>
      <w:ind w:left="720"/>
    </w:pPr>
  </w:style>
  <w:style w:type="table" w:styleId="TableGrid">
    <w:name w:val="Table Grid"/>
    <w:basedOn w:val="TableNormal"/>
    <w:rsid w:val="009D6D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7F1B43822BE884C89EB9FCDC90AD007" ma:contentTypeVersion="16" ma:contentTypeDescription="Create a new document." ma:contentTypeScope="" ma:versionID="afeb6271a40f77bdfca92503d0f3dc6f">
  <xsd:schema xmlns:xsd="http://www.w3.org/2001/XMLSchema" xmlns:xs="http://www.w3.org/2001/XMLSchema" xmlns:p="http://schemas.microsoft.com/office/2006/metadata/properties" xmlns:ns2="13ceaa7d-57de-429a-8026-f253f8cde2e9" xmlns:ns3="a2333652-6ff2-4a8b-bde2-b7fe8b4ddea5" targetNamespace="http://schemas.microsoft.com/office/2006/metadata/properties" ma:root="true" ma:fieldsID="c100cd89143a61cdc3f575ad27f1c2f2" ns2:_="" ns3:_="">
    <xsd:import namespace="13ceaa7d-57de-429a-8026-f253f8cde2e9"/>
    <xsd:import namespace="a2333652-6ff2-4a8b-bde2-b7fe8b4dde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eaa7d-57de-429a-8026-f253f8cde2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9c5b950-f452-4a7d-90f6-3c3f09aeaf7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333652-6ff2-4a8b-bde2-b7fe8b4ddea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483500-60d6-49fe-869d-705c606c039b}" ma:internalName="TaxCatchAll" ma:showField="CatchAllData" ma:web="a2333652-6ff2-4a8b-bde2-b7fe8b4ddea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ceaa7d-57de-429a-8026-f253f8cde2e9">
      <Terms xmlns="http://schemas.microsoft.com/office/infopath/2007/PartnerControls"/>
    </lcf76f155ced4ddcb4097134ff3c332f>
    <TaxCatchAll xmlns="a2333652-6ff2-4a8b-bde2-b7fe8b4ddea5" xsi:nil="true"/>
  </documentManagement>
</p:properties>
</file>

<file path=customXml/itemProps1.xml><?xml version="1.0" encoding="utf-8"?>
<ds:datastoreItem xmlns:ds="http://schemas.openxmlformats.org/officeDocument/2006/customXml" ds:itemID="{48297312-F390-404B-AB2C-AF9EC9975F7A}">
  <ds:schemaRefs>
    <ds:schemaRef ds:uri="http://schemas.openxmlformats.org/officeDocument/2006/bibliography"/>
  </ds:schemaRefs>
</ds:datastoreItem>
</file>

<file path=customXml/itemProps2.xml><?xml version="1.0" encoding="utf-8"?>
<ds:datastoreItem xmlns:ds="http://schemas.openxmlformats.org/officeDocument/2006/customXml" ds:itemID="{F7AAF8A3-2482-4B94-9503-9BBE07F76952}"/>
</file>

<file path=customXml/itemProps3.xml><?xml version="1.0" encoding="utf-8"?>
<ds:datastoreItem xmlns:ds="http://schemas.openxmlformats.org/officeDocument/2006/customXml" ds:itemID="{D05BE656-B0A7-4635-9404-2E438C56F4C2}"/>
</file>

<file path=customXml/itemProps4.xml><?xml version="1.0" encoding="utf-8"?>
<ds:datastoreItem xmlns:ds="http://schemas.openxmlformats.org/officeDocument/2006/customXml" ds:itemID="{ED6EF2F4-B904-4F9C-98B3-CD315F3278CD}"/>
</file>

<file path=docProps/app.xml><?xml version="1.0" encoding="utf-8"?>
<Properties xmlns="http://schemas.openxmlformats.org/officeDocument/2006/extended-properties" xmlns:vt="http://schemas.openxmlformats.org/officeDocument/2006/docPropsVTypes">
  <Template>Normal.dotm</Template>
  <TotalTime>0</TotalTime>
  <Pages>1</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2021-05-20T19:01:00Z</dcterms:created>
  <dcterms:modified xsi:type="dcterms:W3CDTF">2021-05-20T19:01:00Z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0x01010097F1B43822BE884C89EB9FCDC90AD007</vt:lpwstr>
  </property>
</Properties>
</file>