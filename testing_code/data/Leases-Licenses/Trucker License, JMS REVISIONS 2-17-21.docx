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CDA1C3" w14:textId="0485600C" w:rsidR="00CA1EEF" w:rsidRDefault="006A5FB8" w:rsidP="00922983">
      <w:pPr>
        <w:pStyle w:val="Heading1"/>
        <w:jc w:val="center"/>
        <w:rPr>
          <w:rFonts w:ascii="Times New Roman" w:hAnsi="Times New Roman"/>
        </w:rPr>
      </w:pPr>
      <w:r>
        <w:rPr>
          <w:rFonts w:ascii="Times New Roman" w:hAnsi="Times New Roman"/>
        </w:rPr>
        <w:t>International Marine Terminal</w:t>
      </w:r>
    </w:p>
    <w:p w14:paraId="2EC36AAA" w14:textId="18C3D2CD" w:rsidR="00B073E1" w:rsidRDefault="006A5FB8" w:rsidP="00CA1EEF">
      <w:pPr>
        <w:pStyle w:val="Heading1"/>
        <w:jc w:val="center"/>
        <w:rPr>
          <w:rFonts w:ascii="Times New Roman" w:hAnsi="Times New Roman"/>
        </w:rPr>
      </w:pPr>
      <w:r>
        <w:rPr>
          <w:rFonts w:ascii="Times New Roman" w:hAnsi="Times New Roman"/>
        </w:rPr>
        <w:t>24</w:t>
      </w:r>
      <w:ins w:id="0" w:author="Jennifer Smith" w:date="2021-02-11T12:04:00Z">
        <w:r w:rsidR="006E4C09">
          <w:rPr>
            <w:rFonts w:ascii="Times New Roman" w:hAnsi="Times New Roman"/>
          </w:rPr>
          <w:t>-</w:t>
        </w:r>
      </w:ins>
      <w:del w:id="1" w:author="Jennifer Smith" w:date="2021-02-11T12:04:00Z">
        <w:r w:rsidDel="006E4C09">
          <w:rPr>
            <w:rFonts w:ascii="Times New Roman" w:hAnsi="Times New Roman"/>
          </w:rPr>
          <w:delText xml:space="preserve"> </w:delText>
        </w:r>
      </w:del>
      <w:r>
        <w:rPr>
          <w:rFonts w:ascii="Times New Roman" w:hAnsi="Times New Roman"/>
        </w:rPr>
        <w:t>HOUR TRUCKER</w:t>
      </w:r>
      <w:r w:rsidR="00B073E1">
        <w:rPr>
          <w:rFonts w:ascii="Times New Roman" w:hAnsi="Times New Roman"/>
        </w:rPr>
        <w:t xml:space="preserve"> LICENSE</w:t>
      </w:r>
    </w:p>
    <w:p w14:paraId="19DFD7C6" w14:textId="77777777" w:rsidR="00B073E1" w:rsidRDefault="00B073E1">
      <w:pPr>
        <w:jc w:val="both"/>
        <w:rPr>
          <w:rFonts w:ascii="Times New Roman" w:hAnsi="Times New Roman"/>
          <w:b/>
        </w:rPr>
      </w:pPr>
    </w:p>
    <w:p w14:paraId="3B657C81" w14:textId="77777777" w:rsidR="000350DB" w:rsidRDefault="000350DB" w:rsidP="00FC6FB0">
      <w:pPr>
        <w:spacing w:line="480" w:lineRule="auto"/>
        <w:ind w:firstLine="720"/>
        <w:rPr>
          <w:rFonts w:ascii="Times New Roman" w:hAnsi="Times New Roman"/>
          <w:b/>
        </w:rPr>
      </w:pPr>
    </w:p>
    <w:p w14:paraId="3F6635D5" w14:textId="68F6E014" w:rsidR="00CF7C48" w:rsidRDefault="00CF7C48" w:rsidP="00922983">
      <w:pPr>
        <w:ind w:firstLine="720"/>
        <w:jc w:val="both"/>
        <w:rPr>
          <w:rFonts w:ascii="Times New Roman" w:hAnsi="Times New Roman"/>
          <w:szCs w:val="24"/>
        </w:rPr>
      </w:pPr>
      <w:r>
        <w:rPr>
          <w:rFonts w:ascii="Times New Roman" w:hAnsi="Times New Roman"/>
          <w:b/>
          <w:szCs w:val="24"/>
        </w:rPr>
        <w:t xml:space="preserve">THIS </w:t>
      </w:r>
      <w:del w:id="2" w:author="Jennifer Smith" w:date="2021-02-11T12:04:00Z">
        <w:r w:rsidR="006A5FB8" w:rsidDel="006E4C09">
          <w:rPr>
            <w:rFonts w:ascii="Times New Roman" w:hAnsi="Times New Roman"/>
            <w:b/>
            <w:szCs w:val="24"/>
          </w:rPr>
          <w:delText>24 HOUR TRUCKER</w:delText>
        </w:r>
        <w:r w:rsidRPr="00CF7C48" w:rsidDel="006E4C09">
          <w:rPr>
            <w:rFonts w:ascii="Times New Roman" w:hAnsi="Times New Roman"/>
            <w:b/>
            <w:szCs w:val="24"/>
          </w:rPr>
          <w:delText xml:space="preserve"> </w:delText>
        </w:r>
      </w:del>
      <w:r w:rsidRPr="00CF7C48">
        <w:rPr>
          <w:rFonts w:ascii="Times New Roman" w:hAnsi="Times New Roman"/>
          <w:b/>
          <w:szCs w:val="24"/>
        </w:rPr>
        <w:t xml:space="preserve">LICENSE </w:t>
      </w:r>
      <w:r w:rsidR="00BC42CC">
        <w:rPr>
          <w:rFonts w:ascii="Times New Roman" w:hAnsi="Times New Roman"/>
          <w:szCs w:val="24"/>
        </w:rPr>
        <w:t xml:space="preserve">is </w:t>
      </w:r>
      <w:r>
        <w:rPr>
          <w:rFonts w:ascii="Times New Roman" w:hAnsi="Times New Roman"/>
          <w:szCs w:val="24"/>
        </w:rPr>
        <w:t>dated as of this</w:t>
      </w:r>
      <w:r w:rsidR="00CA1EEF">
        <w:rPr>
          <w:rFonts w:ascii="Times New Roman" w:hAnsi="Times New Roman"/>
          <w:szCs w:val="24"/>
        </w:rPr>
        <w:t xml:space="preserve"> ___ </w:t>
      </w:r>
      <w:r>
        <w:rPr>
          <w:rFonts w:ascii="Times New Roman" w:hAnsi="Times New Roman"/>
          <w:szCs w:val="24"/>
        </w:rPr>
        <w:t>day of</w:t>
      </w:r>
      <w:r w:rsidR="00BC42CC">
        <w:rPr>
          <w:rFonts w:ascii="Times New Roman" w:hAnsi="Times New Roman"/>
          <w:szCs w:val="24"/>
        </w:rPr>
        <w:t xml:space="preserve"> </w:t>
      </w:r>
      <w:del w:id="3" w:author="Leonard W. Langer" w:date="2015-03-03T16:16:00Z">
        <w:r w:rsidR="00CA1EEF" w:rsidDel="00DB7D94">
          <w:rPr>
            <w:rFonts w:ascii="Times New Roman" w:hAnsi="Times New Roman"/>
            <w:szCs w:val="24"/>
          </w:rPr>
          <w:delText>________</w:delText>
        </w:r>
      </w:del>
      <w:r w:rsidR="006A5FB8">
        <w:rPr>
          <w:rFonts w:ascii="Times New Roman" w:hAnsi="Times New Roman"/>
          <w:szCs w:val="24"/>
        </w:rPr>
        <w:t>_______, _______</w:t>
      </w:r>
      <w:r>
        <w:rPr>
          <w:rFonts w:ascii="Times New Roman" w:hAnsi="Times New Roman"/>
          <w:szCs w:val="24"/>
        </w:rPr>
        <w:t xml:space="preserve">, </w:t>
      </w:r>
      <w:del w:id="4" w:author="Jennifer Smith" w:date="2021-02-11T12:05:00Z">
        <w:r w:rsidDel="006E4C09">
          <w:rPr>
            <w:rFonts w:ascii="Times New Roman" w:hAnsi="Times New Roman"/>
            <w:szCs w:val="24"/>
          </w:rPr>
          <w:delText xml:space="preserve">is </w:delText>
        </w:r>
      </w:del>
      <w:r>
        <w:rPr>
          <w:rFonts w:ascii="Times New Roman" w:hAnsi="Times New Roman"/>
          <w:szCs w:val="24"/>
        </w:rPr>
        <w:t xml:space="preserve">by and between the </w:t>
      </w:r>
      <w:r w:rsidR="00686D0C" w:rsidRPr="00686D0C">
        <w:rPr>
          <w:rFonts w:ascii="Times New Roman" w:hAnsi="Times New Roman"/>
          <w:b/>
          <w:szCs w:val="24"/>
        </w:rPr>
        <w:t>MAINE PORT AUTHORITY</w:t>
      </w:r>
      <w:r w:rsidR="00686D0C" w:rsidRPr="00686D0C">
        <w:rPr>
          <w:rFonts w:ascii="Times New Roman" w:hAnsi="Times New Roman"/>
          <w:szCs w:val="24"/>
        </w:rPr>
        <w:t>,</w:t>
      </w:r>
      <w:r w:rsidR="006A5FB8">
        <w:rPr>
          <w:rFonts w:ascii="Times New Roman" w:hAnsi="Times New Roman"/>
          <w:szCs w:val="24"/>
        </w:rPr>
        <w:t xml:space="preserve"> </w:t>
      </w:r>
      <w:r w:rsidR="00686D0C" w:rsidRPr="00686D0C">
        <w:rPr>
          <w:rFonts w:ascii="Times New Roman" w:hAnsi="Times New Roman"/>
          <w:szCs w:val="24"/>
        </w:rPr>
        <w:t>(</w:t>
      </w:r>
      <w:r w:rsidR="009B3A87">
        <w:rPr>
          <w:rFonts w:ascii="Times New Roman" w:hAnsi="Times New Roman"/>
          <w:szCs w:val="24"/>
        </w:rPr>
        <w:t>“</w:t>
      </w:r>
      <w:r w:rsidR="00686D0C" w:rsidRPr="00470295">
        <w:rPr>
          <w:rFonts w:ascii="Times New Roman" w:hAnsi="Times New Roman"/>
          <w:b/>
          <w:szCs w:val="24"/>
        </w:rPr>
        <w:t>MPA</w:t>
      </w:r>
      <w:r w:rsidR="009B3A87">
        <w:rPr>
          <w:rFonts w:ascii="Times New Roman" w:hAnsi="Times New Roman"/>
          <w:szCs w:val="24"/>
        </w:rPr>
        <w:t>”</w:t>
      </w:r>
      <w:r w:rsidR="00686D0C" w:rsidRPr="00686D0C">
        <w:rPr>
          <w:rFonts w:ascii="Times New Roman" w:hAnsi="Times New Roman"/>
          <w:szCs w:val="24"/>
        </w:rPr>
        <w:t>)</w:t>
      </w:r>
      <w:r>
        <w:rPr>
          <w:rFonts w:ascii="Times New Roman" w:hAnsi="Times New Roman"/>
          <w:szCs w:val="24"/>
        </w:rPr>
        <w:t xml:space="preserve">, and </w:t>
      </w:r>
      <w:r w:rsidR="006A5FB8">
        <w:rPr>
          <w:rFonts w:ascii="Times New Roman" w:hAnsi="Times New Roman"/>
          <w:b/>
          <w:szCs w:val="24"/>
        </w:rPr>
        <w:t>_____________________</w:t>
      </w:r>
      <w:r w:rsidR="007462F7" w:rsidRPr="007462F7">
        <w:rPr>
          <w:rFonts w:ascii="Times New Roman" w:hAnsi="Times New Roman"/>
          <w:b/>
          <w:szCs w:val="24"/>
        </w:rPr>
        <w:t xml:space="preserve">, </w:t>
      </w:r>
      <w:r>
        <w:rPr>
          <w:rFonts w:ascii="Times New Roman" w:hAnsi="Times New Roman"/>
          <w:szCs w:val="24"/>
        </w:rPr>
        <w:t>(</w:t>
      </w:r>
      <w:del w:id="5" w:author="Jennifer Smith" w:date="2021-02-11T12:05:00Z">
        <w:r w:rsidDel="006E4C09">
          <w:rPr>
            <w:rFonts w:ascii="Times New Roman" w:hAnsi="Times New Roman"/>
            <w:szCs w:val="24"/>
          </w:rPr>
          <w:delText xml:space="preserve">the </w:delText>
        </w:r>
      </w:del>
      <w:r w:rsidR="009B3A87">
        <w:rPr>
          <w:rFonts w:ascii="Times New Roman" w:hAnsi="Times New Roman"/>
          <w:szCs w:val="24"/>
        </w:rPr>
        <w:t>“</w:t>
      </w:r>
      <w:r w:rsidR="006A5FB8">
        <w:rPr>
          <w:rFonts w:ascii="Times New Roman" w:hAnsi="Times New Roman"/>
          <w:b/>
          <w:szCs w:val="24"/>
        </w:rPr>
        <w:t>TRUCKER</w:t>
      </w:r>
      <w:r w:rsidR="009B3A87">
        <w:rPr>
          <w:rFonts w:ascii="Times New Roman" w:hAnsi="Times New Roman"/>
          <w:szCs w:val="24"/>
        </w:rPr>
        <w:t>”</w:t>
      </w:r>
      <w:r>
        <w:rPr>
          <w:rFonts w:ascii="Times New Roman" w:hAnsi="Times New Roman"/>
          <w:szCs w:val="24"/>
        </w:rPr>
        <w:t>).</w:t>
      </w:r>
    </w:p>
    <w:p w14:paraId="4F2C0578" w14:textId="77777777" w:rsidR="00CF7C48" w:rsidRDefault="00CF7C48" w:rsidP="00CF7C48">
      <w:pPr>
        <w:tabs>
          <w:tab w:val="left" w:pos="720"/>
        </w:tabs>
        <w:jc w:val="both"/>
        <w:rPr>
          <w:rFonts w:ascii="Times New Roman" w:hAnsi="Times New Roman"/>
          <w:szCs w:val="24"/>
        </w:rPr>
      </w:pPr>
    </w:p>
    <w:p w14:paraId="66DAA54F" w14:textId="77777777" w:rsidR="00B073E1" w:rsidRDefault="00B073E1" w:rsidP="00922983">
      <w:pPr>
        <w:tabs>
          <w:tab w:val="center" w:pos="4680"/>
        </w:tabs>
        <w:jc w:val="center"/>
        <w:rPr>
          <w:rFonts w:ascii="Times New Roman" w:hAnsi="Times New Roman"/>
          <w:b/>
        </w:rPr>
      </w:pPr>
      <w:r>
        <w:rPr>
          <w:rFonts w:ascii="Times New Roman" w:hAnsi="Times New Roman"/>
          <w:b/>
        </w:rPr>
        <w:t>* * * * * * *</w:t>
      </w:r>
    </w:p>
    <w:p w14:paraId="6D04A3EF" w14:textId="77777777" w:rsidR="00B073E1" w:rsidRDefault="00B073E1">
      <w:pPr>
        <w:jc w:val="both"/>
        <w:rPr>
          <w:rFonts w:ascii="Times New Roman" w:hAnsi="Times New Roman"/>
          <w:b/>
        </w:rPr>
      </w:pPr>
    </w:p>
    <w:p w14:paraId="6611F8AA" w14:textId="77777777" w:rsidR="00B073E1" w:rsidRDefault="00B073E1">
      <w:pPr>
        <w:ind w:firstLine="720"/>
        <w:jc w:val="both"/>
        <w:rPr>
          <w:rFonts w:ascii="Times New Roman" w:hAnsi="Times New Roman"/>
        </w:rPr>
      </w:pPr>
      <w:r>
        <w:rPr>
          <w:rFonts w:ascii="Times New Roman" w:hAnsi="Times New Roman"/>
          <w:b/>
        </w:rPr>
        <w:t>WHEREAS</w:t>
      </w:r>
      <w:r>
        <w:rPr>
          <w:rFonts w:ascii="Times New Roman" w:hAnsi="Times New Roman"/>
        </w:rPr>
        <w:t xml:space="preserve">, </w:t>
      </w:r>
      <w:r w:rsidR="00470295" w:rsidRPr="00BF31FF">
        <w:rPr>
          <w:rFonts w:ascii="Times New Roman" w:hAnsi="Times New Roman"/>
        </w:rPr>
        <w:t>the</w:t>
      </w:r>
      <w:r w:rsidR="00470295">
        <w:rPr>
          <w:rFonts w:ascii="Times New Roman" w:hAnsi="Times New Roman"/>
          <w:b/>
        </w:rPr>
        <w:t xml:space="preserve"> MPA</w:t>
      </w:r>
      <w:r>
        <w:rPr>
          <w:rFonts w:ascii="Times New Roman" w:hAnsi="Times New Roman"/>
          <w:b/>
        </w:rPr>
        <w:t xml:space="preserve"> </w:t>
      </w:r>
      <w:r w:rsidR="00BF31FF">
        <w:rPr>
          <w:rFonts w:ascii="Times New Roman" w:hAnsi="Times New Roman"/>
        </w:rPr>
        <w:t>operates</w:t>
      </w:r>
      <w:r>
        <w:rPr>
          <w:rFonts w:ascii="Times New Roman" w:hAnsi="Times New Roman"/>
        </w:rPr>
        <w:t xml:space="preserve"> </w:t>
      </w:r>
      <w:r w:rsidR="00CA1EEF">
        <w:rPr>
          <w:rFonts w:ascii="Times New Roman" w:hAnsi="Times New Roman"/>
        </w:rPr>
        <w:t>the</w:t>
      </w:r>
      <w:r w:rsidR="00BC42CC">
        <w:rPr>
          <w:rFonts w:ascii="Times New Roman" w:hAnsi="Times New Roman"/>
        </w:rPr>
        <w:t xml:space="preserve"> </w:t>
      </w:r>
      <w:r w:rsidR="00B87190">
        <w:rPr>
          <w:rFonts w:ascii="Times New Roman" w:hAnsi="Times New Roman"/>
        </w:rPr>
        <w:t>International Marine Terminal</w:t>
      </w:r>
      <w:r w:rsidR="00BF31FF">
        <w:rPr>
          <w:rFonts w:ascii="Times New Roman" w:hAnsi="Times New Roman"/>
        </w:rPr>
        <w:t>,</w:t>
      </w:r>
      <w:r w:rsidR="00BC42CC">
        <w:rPr>
          <w:rFonts w:ascii="Times New Roman" w:hAnsi="Times New Roman"/>
        </w:rPr>
        <w:t xml:space="preserve"> </w:t>
      </w:r>
      <w:r>
        <w:rPr>
          <w:rFonts w:ascii="Times New Roman" w:hAnsi="Times New Roman"/>
        </w:rPr>
        <w:t>Com</w:t>
      </w:r>
      <w:r w:rsidR="00BF31FF">
        <w:rPr>
          <w:rFonts w:ascii="Times New Roman" w:hAnsi="Times New Roman"/>
        </w:rPr>
        <w:t>mercial Street, Portland, Maine (</w:t>
      </w:r>
      <w:r w:rsidR="00D32E17">
        <w:rPr>
          <w:rFonts w:ascii="Times New Roman" w:hAnsi="Times New Roman"/>
        </w:rPr>
        <w:t xml:space="preserve">hereinafter the </w:t>
      </w:r>
      <w:r w:rsidR="009B3A87">
        <w:rPr>
          <w:rFonts w:ascii="Times New Roman" w:hAnsi="Times New Roman"/>
        </w:rPr>
        <w:t>“</w:t>
      </w:r>
      <w:r w:rsidR="00D32E17" w:rsidRPr="00D32E17">
        <w:rPr>
          <w:rFonts w:ascii="Times New Roman" w:hAnsi="Times New Roman"/>
          <w:b/>
        </w:rPr>
        <w:t>Terminal</w:t>
      </w:r>
      <w:r w:rsidR="009B3A87">
        <w:rPr>
          <w:rFonts w:ascii="Times New Roman" w:hAnsi="Times New Roman"/>
        </w:rPr>
        <w:t>”</w:t>
      </w:r>
      <w:r w:rsidR="00BF31FF">
        <w:rPr>
          <w:rFonts w:ascii="Times New Roman" w:hAnsi="Times New Roman"/>
        </w:rPr>
        <w:t>); and</w:t>
      </w:r>
    </w:p>
    <w:p w14:paraId="5A7D80E0" w14:textId="77777777" w:rsidR="00B073E1" w:rsidRDefault="00B073E1">
      <w:pPr>
        <w:jc w:val="both"/>
        <w:rPr>
          <w:rFonts w:ascii="Times New Roman" w:hAnsi="Times New Roman"/>
        </w:rPr>
      </w:pPr>
    </w:p>
    <w:p w14:paraId="1BC5F987" w14:textId="7E3DA8EC" w:rsidR="00B073E1" w:rsidRDefault="00B073E1">
      <w:pPr>
        <w:ind w:firstLine="720"/>
        <w:jc w:val="both"/>
        <w:rPr>
          <w:rFonts w:ascii="Times New Roman" w:hAnsi="Times New Roman"/>
        </w:rPr>
      </w:pPr>
      <w:proofErr w:type="gramStart"/>
      <w:r>
        <w:rPr>
          <w:rFonts w:ascii="Times New Roman" w:hAnsi="Times New Roman"/>
          <w:b/>
        </w:rPr>
        <w:t>WHEREAS,</w:t>
      </w:r>
      <w:proofErr w:type="gramEnd"/>
      <w:r>
        <w:rPr>
          <w:rFonts w:ascii="Times New Roman" w:hAnsi="Times New Roman"/>
          <w:b/>
        </w:rPr>
        <w:t xml:space="preserve"> </w:t>
      </w:r>
      <w:r w:rsidR="006A5FB8">
        <w:rPr>
          <w:rFonts w:ascii="Times New Roman" w:hAnsi="Times New Roman"/>
          <w:b/>
        </w:rPr>
        <w:t xml:space="preserve">TRUCKER </w:t>
      </w:r>
      <w:del w:id="6" w:author="Jennifer Smith" w:date="2021-02-11T12:18:00Z">
        <w:r w:rsidDel="00316EAC">
          <w:rPr>
            <w:rFonts w:ascii="Times New Roman" w:hAnsi="Times New Roman"/>
            <w:b/>
          </w:rPr>
          <w:delText xml:space="preserve"> </w:delText>
        </w:r>
      </w:del>
      <w:r w:rsidR="00B87190">
        <w:rPr>
          <w:rFonts w:ascii="Times New Roman" w:hAnsi="Times New Roman"/>
        </w:rPr>
        <w:t xml:space="preserve">is an </w:t>
      </w:r>
      <w:r w:rsidR="00EA0090">
        <w:rPr>
          <w:rFonts w:ascii="Times New Roman" w:hAnsi="Times New Roman"/>
        </w:rPr>
        <w:t xml:space="preserve">experienced </w:t>
      </w:r>
      <w:r w:rsidR="006A5FB8">
        <w:rPr>
          <w:rFonts w:ascii="Times New Roman" w:hAnsi="Times New Roman"/>
        </w:rPr>
        <w:t>trucking</w:t>
      </w:r>
      <w:r w:rsidR="00EA0090">
        <w:rPr>
          <w:rFonts w:ascii="Times New Roman" w:hAnsi="Times New Roman"/>
        </w:rPr>
        <w:t xml:space="preserve"> </w:t>
      </w:r>
      <w:r w:rsidR="00B87190">
        <w:rPr>
          <w:rFonts w:ascii="Times New Roman" w:hAnsi="Times New Roman"/>
        </w:rPr>
        <w:t xml:space="preserve">service </w:t>
      </w:r>
      <w:r w:rsidR="00EA0090">
        <w:rPr>
          <w:rFonts w:ascii="Times New Roman" w:hAnsi="Times New Roman"/>
        </w:rPr>
        <w:t>provider</w:t>
      </w:r>
      <w:r w:rsidR="00CA1EEF">
        <w:rPr>
          <w:rFonts w:ascii="Times New Roman" w:hAnsi="Times New Roman"/>
        </w:rPr>
        <w:t xml:space="preserve"> </w:t>
      </w:r>
      <w:r w:rsidR="00037B75">
        <w:rPr>
          <w:rFonts w:ascii="Times New Roman" w:hAnsi="Times New Roman"/>
        </w:rPr>
        <w:t>and</w:t>
      </w:r>
    </w:p>
    <w:p w14:paraId="150275F4" w14:textId="77777777" w:rsidR="00037B75" w:rsidRDefault="00037B75">
      <w:pPr>
        <w:ind w:firstLine="720"/>
        <w:jc w:val="both"/>
        <w:rPr>
          <w:rFonts w:ascii="Times New Roman" w:hAnsi="Times New Roman"/>
        </w:rPr>
      </w:pPr>
    </w:p>
    <w:p w14:paraId="1A73D72D" w14:textId="0F216582" w:rsidR="00FE5252" w:rsidRDefault="00037B75">
      <w:pPr>
        <w:ind w:firstLine="720"/>
        <w:jc w:val="both"/>
        <w:rPr>
          <w:rFonts w:ascii="Times New Roman" w:hAnsi="Times New Roman"/>
        </w:rPr>
      </w:pPr>
      <w:proofErr w:type="gramStart"/>
      <w:r w:rsidRPr="002522F3">
        <w:rPr>
          <w:rFonts w:ascii="Times New Roman" w:hAnsi="Times New Roman"/>
          <w:b/>
        </w:rPr>
        <w:t>WHEREAS,</w:t>
      </w:r>
      <w:proofErr w:type="gramEnd"/>
      <w:r w:rsidRPr="002522F3">
        <w:rPr>
          <w:rFonts w:ascii="Times New Roman" w:hAnsi="Times New Roman"/>
          <w:b/>
        </w:rPr>
        <w:t xml:space="preserve"> </w:t>
      </w:r>
      <w:r w:rsidR="006A5FB8">
        <w:rPr>
          <w:rFonts w:ascii="Times New Roman" w:hAnsi="Times New Roman"/>
          <w:b/>
        </w:rPr>
        <w:t>TRUCKER</w:t>
      </w:r>
      <w:r>
        <w:rPr>
          <w:rFonts w:ascii="Times New Roman" w:hAnsi="Times New Roman"/>
        </w:rPr>
        <w:t xml:space="preserve"> wishes to provide </w:t>
      </w:r>
      <w:r w:rsidR="006A5FB8">
        <w:rPr>
          <w:rFonts w:ascii="Times New Roman" w:hAnsi="Times New Roman"/>
        </w:rPr>
        <w:t>24 hour trucking</w:t>
      </w:r>
      <w:r>
        <w:rPr>
          <w:rFonts w:ascii="Times New Roman" w:hAnsi="Times New Roman"/>
        </w:rPr>
        <w:t xml:space="preserve"> </w:t>
      </w:r>
      <w:r w:rsidR="006A5FB8">
        <w:rPr>
          <w:rFonts w:ascii="Times New Roman" w:hAnsi="Times New Roman"/>
        </w:rPr>
        <w:t>s</w:t>
      </w:r>
      <w:r>
        <w:rPr>
          <w:rFonts w:ascii="Times New Roman" w:hAnsi="Times New Roman"/>
        </w:rPr>
        <w:t xml:space="preserve">ervices at the </w:t>
      </w:r>
      <w:r w:rsidR="00BF31FF">
        <w:rPr>
          <w:rFonts w:ascii="Times New Roman" w:hAnsi="Times New Roman"/>
        </w:rPr>
        <w:t>Terminal; and</w:t>
      </w:r>
    </w:p>
    <w:p w14:paraId="6912A267" w14:textId="77777777" w:rsidR="00FE5252" w:rsidRDefault="00FE5252">
      <w:pPr>
        <w:ind w:firstLine="720"/>
        <w:jc w:val="both"/>
        <w:rPr>
          <w:rFonts w:ascii="Times New Roman" w:hAnsi="Times New Roman"/>
        </w:rPr>
      </w:pPr>
    </w:p>
    <w:p w14:paraId="0AED2715" w14:textId="10C3A94A" w:rsidR="002630C8" w:rsidRPr="00B92437" w:rsidDel="003A5D2D" w:rsidRDefault="00FE5252" w:rsidP="00FE5252">
      <w:pPr>
        <w:jc w:val="both"/>
        <w:rPr>
          <w:moveFrom w:id="7" w:author="Jennifer Smith" w:date="2021-02-11T16:52:00Z"/>
          <w:rFonts w:ascii="Times New Roman" w:hAnsi="Times New Roman"/>
          <w:i/>
        </w:rPr>
      </w:pPr>
      <w:moveFromRangeStart w:id="8" w:author="Jennifer Smith" w:date="2021-02-11T16:52:00Z" w:name="move63954790"/>
      <w:moveFrom w:id="9" w:author="Jennifer Smith" w:date="2021-02-11T16:52:00Z">
        <w:r w:rsidRPr="00791564" w:rsidDel="003A5D2D">
          <w:rPr>
            <w:rFonts w:ascii="Times New Roman" w:hAnsi="Times New Roman"/>
            <w:i/>
          </w:rPr>
          <w:t>Note: I</w:t>
        </w:r>
        <w:r w:rsidR="00D32E17" w:rsidRPr="00791564" w:rsidDel="003A5D2D">
          <w:rPr>
            <w:rFonts w:ascii="Times New Roman" w:hAnsi="Times New Roman"/>
            <w:i/>
          </w:rPr>
          <w:t>ssuance of this license does not substitute for any operating agreements or requirements</w:t>
        </w:r>
        <w:r w:rsidR="00B92437" w:rsidRPr="00791564" w:rsidDel="003A5D2D">
          <w:rPr>
            <w:rFonts w:ascii="Times New Roman" w:hAnsi="Times New Roman"/>
            <w:i/>
          </w:rPr>
          <w:t xml:space="preserve"> of the </w:t>
        </w:r>
        <w:r w:rsidR="00BF31FF" w:rsidDel="003A5D2D">
          <w:rPr>
            <w:rFonts w:ascii="Times New Roman" w:hAnsi="Times New Roman"/>
            <w:i/>
          </w:rPr>
          <w:t>MPA</w:t>
        </w:r>
        <w:r w:rsidR="00B92437" w:rsidRPr="00791564" w:rsidDel="003A5D2D">
          <w:rPr>
            <w:rFonts w:ascii="Times New Roman" w:hAnsi="Times New Roman"/>
            <w:i/>
          </w:rPr>
          <w:t xml:space="preserve"> for </w:t>
        </w:r>
        <w:r w:rsidR="006A5FB8" w:rsidDel="003A5D2D">
          <w:rPr>
            <w:rFonts w:ascii="Times New Roman" w:hAnsi="Times New Roman"/>
            <w:i/>
          </w:rPr>
          <w:t>trucking</w:t>
        </w:r>
        <w:r w:rsidR="00B92437" w:rsidRPr="00791564" w:rsidDel="003A5D2D">
          <w:rPr>
            <w:rFonts w:ascii="Times New Roman" w:hAnsi="Times New Roman"/>
            <w:i/>
          </w:rPr>
          <w:t xml:space="preserve"> at the </w:t>
        </w:r>
        <w:r w:rsidRPr="00791564" w:rsidDel="003A5D2D">
          <w:rPr>
            <w:rFonts w:ascii="Times New Roman" w:hAnsi="Times New Roman"/>
            <w:i/>
          </w:rPr>
          <w:t>Terminal.</w:t>
        </w:r>
      </w:moveFrom>
    </w:p>
    <w:moveFromRangeEnd w:id="8"/>
    <w:p w14:paraId="4701060D" w14:textId="77777777" w:rsidR="00037B75" w:rsidRDefault="00037B75">
      <w:pPr>
        <w:ind w:firstLine="720"/>
        <w:jc w:val="both"/>
        <w:rPr>
          <w:rFonts w:ascii="Times New Roman" w:hAnsi="Times New Roman"/>
        </w:rPr>
      </w:pPr>
    </w:p>
    <w:p w14:paraId="0D520E1F" w14:textId="1AD2F156" w:rsidR="00B073E1" w:rsidRDefault="002630C8" w:rsidP="00C245AB">
      <w:pPr>
        <w:ind w:firstLine="720"/>
        <w:jc w:val="both"/>
        <w:rPr>
          <w:ins w:id="10" w:author="Jennifer Smith" w:date="2021-02-17T09:23:00Z"/>
          <w:rFonts w:ascii="Times New Roman" w:hAnsi="Times New Roman"/>
        </w:rPr>
      </w:pPr>
      <w:proofErr w:type="gramStart"/>
      <w:r w:rsidRPr="002630C8">
        <w:rPr>
          <w:rFonts w:ascii="Times New Roman" w:hAnsi="Times New Roman"/>
          <w:b/>
        </w:rPr>
        <w:t>WHEREAS</w:t>
      </w:r>
      <w:r>
        <w:rPr>
          <w:rFonts w:ascii="Times New Roman" w:hAnsi="Times New Roman"/>
        </w:rPr>
        <w:t>,</w:t>
      </w:r>
      <w:proofErr w:type="gramEnd"/>
      <w:r>
        <w:rPr>
          <w:rFonts w:ascii="Times New Roman" w:hAnsi="Times New Roman"/>
        </w:rPr>
        <w:t xml:space="preserve"> the </w:t>
      </w:r>
      <w:r w:rsidR="00BF31FF">
        <w:rPr>
          <w:rFonts w:ascii="Times New Roman" w:hAnsi="Times New Roman"/>
        </w:rPr>
        <w:t>MPA</w:t>
      </w:r>
      <w:r>
        <w:rPr>
          <w:rFonts w:ascii="Times New Roman" w:hAnsi="Times New Roman"/>
        </w:rPr>
        <w:t xml:space="preserve"> </w:t>
      </w:r>
      <w:r w:rsidR="007728E0">
        <w:rPr>
          <w:rFonts w:ascii="Times New Roman" w:hAnsi="Times New Roman"/>
        </w:rPr>
        <w:t>require</w:t>
      </w:r>
      <w:r w:rsidR="00C245AB">
        <w:rPr>
          <w:rFonts w:ascii="Times New Roman" w:hAnsi="Times New Roman"/>
        </w:rPr>
        <w:t>s</w:t>
      </w:r>
      <w:r w:rsidR="007728E0">
        <w:rPr>
          <w:rFonts w:ascii="Times New Roman" w:hAnsi="Times New Roman"/>
        </w:rPr>
        <w:t xml:space="preserve"> </w:t>
      </w:r>
      <w:r w:rsidR="00B073E1">
        <w:rPr>
          <w:rFonts w:ascii="Times New Roman" w:hAnsi="Times New Roman"/>
        </w:rPr>
        <w:t xml:space="preserve">all entities providing </w:t>
      </w:r>
      <w:r w:rsidR="006A5FB8">
        <w:rPr>
          <w:rFonts w:ascii="Times New Roman" w:hAnsi="Times New Roman"/>
        </w:rPr>
        <w:t>24</w:t>
      </w:r>
      <w:ins w:id="11" w:author="Jennifer Smith" w:date="2021-02-17T09:23:00Z">
        <w:r w:rsidR="00CE1B2E">
          <w:rPr>
            <w:rFonts w:ascii="Times New Roman" w:hAnsi="Times New Roman"/>
          </w:rPr>
          <w:t>-</w:t>
        </w:r>
      </w:ins>
      <w:del w:id="12" w:author="Jennifer Smith" w:date="2021-02-17T09:23:00Z">
        <w:r w:rsidR="006A5FB8" w:rsidDel="00CE1B2E">
          <w:rPr>
            <w:rFonts w:ascii="Times New Roman" w:hAnsi="Times New Roman"/>
          </w:rPr>
          <w:delText xml:space="preserve"> </w:delText>
        </w:r>
      </w:del>
      <w:r w:rsidR="006A5FB8">
        <w:rPr>
          <w:rFonts w:ascii="Times New Roman" w:hAnsi="Times New Roman"/>
        </w:rPr>
        <w:t xml:space="preserve">hour trucking services </w:t>
      </w:r>
      <w:r w:rsidR="00B073E1">
        <w:rPr>
          <w:rFonts w:ascii="Times New Roman" w:hAnsi="Times New Roman"/>
        </w:rPr>
        <w:t>to obtain a license substantially</w:t>
      </w:r>
      <w:r w:rsidR="00C245AB">
        <w:rPr>
          <w:rFonts w:ascii="Times New Roman" w:hAnsi="Times New Roman"/>
        </w:rPr>
        <w:t xml:space="preserve"> </w:t>
      </w:r>
      <w:r w:rsidR="00B073E1">
        <w:rPr>
          <w:rFonts w:ascii="Times New Roman" w:hAnsi="Times New Roman"/>
        </w:rPr>
        <w:t xml:space="preserve">in this form prior to operating </w:t>
      </w:r>
      <w:r w:rsidR="00037B75">
        <w:rPr>
          <w:rFonts w:ascii="Times New Roman" w:hAnsi="Times New Roman"/>
        </w:rPr>
        <w:t xml:space="preserve">at </w:t>
      </w:r>
      <w:r w:rsidR="009B3A87">
        <w:rPr>
          <w:rFonts w:ascii="Times New Roman" w:hAnsi="Times New Roman"/>
        </w:rPr>
        <w:t>the</w:t>
      </w:r>
      <w:r w:rsidR="00037B75">
        <w:rPr>
          <w:rFonts w:ascii="Times New Roman" w:hAnsi="Times New Roman"/>
        </w:rPr>
        <w:t xml:space="preserve"> Terminal</w:t>
      </w:r>
      <w:r w:rsidR="00B073E1">
        <w:rPr>
          <w:rFonts w:ascii="Times New Roman" w:hAnsi="Times New Roman"/>
        </w:rPr>
        <w:t>;</w:t>
      </w:r>
      <w:ins w:id="13" w:author="Jennifer Smith" w:date="2021-02-17T09:23:00Z">
        <w:r w:rsidR="00CE1B2E">
          <w:rPr>
            <w:rFonts w:ascii="Times New Roman" w:hAnsi="Times New Roman"/>
          </w:rPr>
          <w:t xml:space="preserve"> and</w:t>
        </w:r>
      </w:ins>
    </w:p>
    <w:p w14:paraId="298127EA" w14:textId="5AE51446" w:rsidR="00CE1B2E" w:rsidRDefault="00CE1B2E" w:rsidP="00C245AB">
      <w:pPr>
        <w:ind w:firstLine="720"/>
        <w:jc w:val="both"/>
        <w:rPr>
          <w:ins w:id="14" w:author="Jennifer Smith" w:date="2021-02-17T09:23:00Z"/>
          <w:rFonts w:ascii="Times New Roman" w:hAnsi="Times New Roman"/>
        </w:rPr>
      </w:pPr>
    </w:p>
    <w:p w14:paraId="21479A39" w14:textId="738E12CE" w:rsidR="00CE1B2E" w:rsidDel="00CE1B2E" w:rsidRDefault="00CE1B2E" w:rsidP="00C245AB">
      <w:pPr>
        <w:ind w:firstLine="720"/>
        <w:jc w:val="both"/>
        <w:rPr>
          <w:del w:id="15" w:author="Jennifer Smith" w:date="2021-02-17T09:26:00Z"/>
          <w:rFonts w:ascii="Times New Roman" w:hAnsi="Times New Roman"/>
        </w:rPr>
      </w:pPr>
    </w:p>
    <w:p w14:paraId="1FF4763C" w14:textId="77777777" w:rsidR="002522F3" w:rsidRDefault="002522F3" w:rsidP="009B3A87">
      <w:pPr>
        <w:ind w:firstLine="720"/>
        <w:jc w:val="both"/>
        <w:rPr>
          <w:rFonts w:ascii="Times New Roman" w:hAnsi="Times New Roman"/>
        </w:rPr>
      </w:pPr>
    </w:p>
    <w:p w14:paraId="00688D67" w14:textId="4CD70667" w:rsidR="00B073E1" w:rsidRDefault="002522F3" w:rsidP="0025404A">
      <w:pPr>
        <w:jc w:val="both"/>
        <w:rPr>
          <w:rFonts w:ascii="Times New Roman" w:hAnsi="Times New Roman"/>
        </w:rPr>
      </w:pPr>
      <w:r>
        <w:rPr>
          <w:rFonts w:ascii="Times New Roman" w:hAnsi="Times New Roman"/>
        </w:rPr>
        <w:tab/>
      </w:r>
      <w:r w:rsidR="00B073E1">
        <w:rPr>
          <w:rFonts w:ascii="Times New Roman" w:hAnsi="Times New Roman"/>
          <w:b/>
        </w:rPr>
        <w:t>NOW THEREFORE</w:t>
      </w:r>
      <w:r w:rsidR="00B073E1">
        <w:rPr>
          <w:rFonts w:ascii="Times New Roman" w:hAnsi="Times New Roman"/>
        </w:rPr>
        <w:t xml:space="preserve">, the </w:t>
      </w:r>
      <w:r w:rsidR="009B3A87">
        <w:rPr>
          <w:rFonts w:ascii="Times New Roman" w:hAnsi="Times New Roman"/>
          <w:b/>
        </w:rPr>
        <w:t>MPA</w:t>
      </w:r>
      <w:r w:rsidR="00B073E1">
        <w:rPr>
          <w:rFonts w:ascii="Times New Roman" w:hAnsi="Times New Roman"/>
          <w:b/>
        </w:rPr>
        <w:t xml:space="preserve"> </w:t>
      </w:r>
      <w:r w:rsidR="00B073E1">
        <w:rPr>
          <w:rFonts w:ascii="Times New Roman" w:hAnsi="Times New Roman"/>
        </w:rPr>
        <w:t xml:space="preserve">hereby grants to </w:t>
      </w:r>
      <w:r w:rsidR="006A5FB8">
        <w:rPr>
          <w:rFonts w:ascii="Times New Roman" w:hAnsi="Times New Roman"/>
          <w:b/>
        </w:rPr>
        <w:t>TRUCKER</w:t>
      </w:r>
      <w:r w:rsidR="00B073E1">
        <w:rPr>
          <w:rFonts w:ascii="Times New Roman" w:hAnsi="Times New Roman"/>
        </w:rPr>
        <w:t xml:space="preserve"> a </w:t>
      </w:r>
      <w:r w:rsidR="009B3A87">
        <w:rPr>
          <w:rFonts w:ascii="Times New Roman" w:hAnsi="Times New Roman"/>
        </w:rPr>
        <w:t xml:space="preserve">Non-Exclusive </w:t>
      </w:r>
      <w:r w:rsidR="009B3A87" w:rsidRPr="009B3A87">
        <w:rPr>
          <w:rFonts w:ascii="Times New Roman" w:hAnsi="Times New Roman"/>
        </w:rPr>
        <w:t>License</w:t>
      </w:r>
      <w:r w:rsidR="009B3A87">
        <w:rPr>
          <w:rFonts w:ascii="Times New Roman" w:hAnsi="Times New Roman"/>
          <w:b/>
        </w:rPr>
        <w:t xml:space="preserve"> </w:t>
      </w:r>
      <w:r w:rsidR="00B073E1">
        <w:rPr>
          <w:rFonts w:ascii="Times New Roman" w:hAnsi="Times New Roman"/>
        </w:rPr>
        <w:t xml:space="preserve">to </w:t>
      </w:r>
      <w:r w:rsidR="002630C8">
        <w:rPr>
          <w:rFonts w:ascii="Times New Roman" w:hAnsi="Times New Roman"/>
        </w:rPr>
        <w:t xml:space="preserve">provide </w:t>
      </w:r>
      <w:proofErr w:type="gramStart"/>
      <w:r w:rsidR="006A5FB8">
        <w:rPr>
          <w:rFonts w:ascii="Times New Roman" w:hAnsi="Times New Roman"/>
        </w:rPr>
        <w:t>24 hour</w:t>
      </w:r>
      <w:proofErr w:type="gramEnd"/>
      <w:r w:rsidR="006A5FB8">
        <w:rPr>
          <w:rFonts w:ascii="Times New Roman" w:hAnsi="Times New Roman"/>
        </w:rPr>
        <w:t xml:space="preserve"> trucking</w:t>
      </w:r>
      <w:r w:rsidR="002630C8">
        <w:rPr>
          <w:rFonts w:ascii="Times New Roman" w:hAnsi="Times New Roman"/>
        </w:rPr>
        <w:t xml:space="preserve"> services to vessel(s)</w:t>
      </w:r>
      <w:r w:rsidR="00E333EE">
        <w:rPr>
          <w:rFonts w:ascii="Times New Roman" w:hAnsi="Times New Roman"/>
        </w:rPr>
        <w:t>, as separately contracted by the vessel operator,</w:t>
      </w:r>
      <w:r w:rsidR="002630C8">
        <w:rPr>
          <w:rFonts w:ascii="Times New Roman" w:hAnsi="Times New Roman"/>
        </w:rPr>
        <w:t xml:space="preserve"> </w:t>
      </w:r>
      <w:r w:rsidR="00B073E1">
        <w:rPr>
          <w:rFonts w:ascii="Times New Roman" w:hAnsi="Times New Roman"/>
        </w:rPr>
        <w:t xml:space="preserve">on Terminal property subject to the following terms and conditions: </w:t>
      </w:r>
    </w:p>
    <w:p w14:paraId="46056556" w14:textId="77777777" w:rsidR="00B073E1" w:rsidRDefault="00B073E1">
      <w:pPr>
        <w:jc w:val="both"/>
        <w:rPr>
          <w:rFonts w:ascii="Times New Roman" w:hAnsi="Times New Roman"/>
        </w:rPr>
      </w:pPr>
    </w:p>
    <w:p w14:paraId="580D6192" w14:textId="77777777" w:rsidR="00B073E1" w:rsidRDefault="00B073E1">
      <w:pPr>
        <w:jc w:val="both"/>
        <w:rPr>
          <w:rFonts w:ascii="Times New Roman" w:hAnsi="Times New Roman"/>
        </w:rPr>
      </w:pPr>
      <w:r>
        <w:rPr>
          <w:rFonts w:ascii="Times New Roman" w:hAnsi="Times New Roman"/>
          <w:b/>
        </w:rPr>
        <w:t>1.</w:t>
      </w:r>
      <w:r>
        <w:rPr>
          <w:rFonts w:ascii="Times New Roman" w:hAnsi="Times New Roman"/>
          <w:b/>
        </w:rPr>
        <w:tab/>
      </w:r>
      <w:r>
        <w:rPr>
          <w:rFonts w:ascii="Times New Roman" w:hAnsi="Times New Roman"/>
          <w:b/>
          <w:u w:val="single"/>
        </w:rPr>
        <w:t>Definitions</w:t>
      </w:r>
      <w:del w:id="16" w:author="Jennifer Smith" w:date="2021-02-17T09:25:00Z">
        <w:r w:rsidDel="00CE1B2E">
          <w:rPr>
            <w:rFonts w:ascii="Times New Roman" w:hAnsi="Times New Roman"/>
            <w:b/>
          </w:rPr>
          <w:delText>.</w:delText>
        </w:r>
      </w:del>
      <w:r>
        <w:rPr>
          <w:rFonts w:ascii="Times New Roman" w:hAnsi="Times New Roman"/>
          <w:b/>
        </w:rPr>
        <w:t xml:space="preserve">  </w:t>
      </w:r>
    </w:p>
    <w:p w14:paraId="1464F14A" w14:textId="77777777" w:rsidR="00B073E1" w:rsidRDefault="00B073E1">
      <w:pPr>
        <w:jc w:val="both"/>
        <w:rPr>
          <w:rFonts w:ascii="Times New Roman" w:hAnsi="Times New Roman"/>
        </w:rPr>
      </w:pPr>
    </w:p>
    <w:p w14:paraId="7F894FCA" w14:textId="0A66D3F3" w:rsidR="00B073E1" w:rsidRDefault="00B073E1">
      <w:pPr>
        <w:ind w:firstLine="720"/>
        <w:jc w:val="both"/>
        <w:rPr>
          <w:rFonts w:ascii="Times New Roman" w:hAnsi="Times New Roman"/>
        </w:rPr>
      </w:pPr>
      <w:r>
        <w:rPr>
          <w:rFonts w:ascii="Times New Roman" w:hAnsi="Times New Roman"/>
        </w:rPr>
        <w:t>A.</w:t>
      </w:r>
      <w:r>
        <w:rPr>
          <w:rFonts w:ascii="Times New Roman" w:hAnsi="Times New Roman"/>
        </w:rPr>
        <w:tab/>
      </w:r>
      <w:r w:rsidR="009B3A87">
        <w:rPr>
          <w:rFonts w:ascii="Times New Roman" w:hAnsi="Times New Roman"/>
        </w:rPr>
        <w:t>“</w:t>
      </w:r>
      <w:del w:id="17" w:author="Jennifer Smith" w:date="2021-02-17T09:25:00Z">
        <w:r w:rsidDel="00CE1B2E">
          <w:rPr>
            <w:rFonts w:ascii="Times New Roman" w:hAnsi="Times New Roman"/>
          </w:rPr>
          <w:delText>Director</w:delText>
        </w:r>
      </w:del>
      <w:ins w:id="18" w:author="Jennifer Smith" w:date="2021-02-17T09:25:00Z">
        <w:r w:rsidR="00CE1B2E">
          <w:rPr>
            <w:rFonts w:ascii="Times New Roman" w:hAnsi="Times New Roman"/>
          </w:rPr>
          <w:t>CEO</w:t>
        </w:r>
      </w:ins>
      <w:r w:rsidR="009B3A87">
        <w:rPr>
          <w:rFonts w:ascii="Times New Roman" w:hAnsi="Times New Roman"/>
        </w:rPr>
        <w:t>”</w:t>
      </w:r>
      <w:r>
        <w:rPr>
          <w:rFonts w:ascii="Times New Roman" w:hAnsi="Times New Roman"/>
        </w:rPr>
        <w:t xml:space="preserve"> means the </w:t>
      </w:r>
      <w:ins w:id="19" w:author="Jennifer Smith" w:date="2021-02-17T09:25:00Z">
        <w:r w:rsidR="00CE1B2E">
          <w:rPr>
            <w:rFonts w:ascii="Times New Roman" w:hAnsi="Times New Roman"/>
          </w:rPr>
          <w:t xml:space="preserve">Chief Operating Office and Executive </w:t>
        </w:r>
      </w:ins>
      <w:r w:rsidR="009B3A87">
        <w:rPr>
          <w:rFonts w:ascii="Times New Roman" w:hAnsi="Times New Roman"/>
        </w:rPr>
        <w:t>Director of the Maine Port Authority</w:t>
      </w:r>
      <w:r w:rsidR="00DA7C3A">
        <w:rPr>
          <w:rFonts w:ascii="Times New Roman" w:hAnsi="Times New Roman"/>
        </w:rPr>
        <w:t>, or his authorized representative</w:t>
      </w:r>
      <w:r>
        <w:rPr>
          <w:rFonts w:ascii="Times New Roman" w:hAnsi="Times New Roman"/>
        </w:rPr>
        <w:t xml:space="preserve">.  </w:t>
      </w:r>
    </w:p>
    <w:p w14:paraId="51C6E328" w14:textId="77777777" w:rsidR="00B073E1" w:rsidRDefault="00B073E1" w:rsidP="00033B93">
      <w:pPr>
        <w:ind w:firstLine="720"/>
        <w:jc w:val="center"/>
        <w:rPr>
          <w:rFonts w:ascii="Times New Roman" w:hAnsi="Times New Roman"/>
        </w:rPr>
      </w:pPr>
    </w:p>
    <w:p w14:paraId="5605493A" w14:textId="203B6C1D" w:rsidR="00B073E1" w:rsidRDefault="00B073E1">
      <w:pPr>
        <w:ind w:left="720"/>
        <w:jc w:val="both"/>
        <w:rPr>
          <w:rFonts w:ascii="Times New Roman" w:hAnsi="Times New Roman"/>
        </w:rPr>
      </w:pPr>
      <w:r>
        <w:rPr>
          <w:rFonts w:ascii="Times New Roman" w:hAnsi="Times New Roman"/>
        </w:rPr>
        <w:t>B.</w:t>
      </w:r>
      <w:r>
        <w:rPr>
          <w:rFonts w:ascii="Times New Roman" w:hAnsi="Times New Roman"/>
        </w:rPr>
        <w:tab/>
      </w:r>
      <w:r w:rsidR="009B3A87">
        <w:rPr>
          <w:rFonts w:ascii="Times New Roman" w:hAnsi="Times New Roman"/>
        </w:rPr>
        <w:t>“</w:t>
      </w:r>
      <w:r w:rsidR="00802B97">
        <w:rPr>
          <w:rFonts w:ascii="Times New Roman" w:hAnsi="Times New Roman"/>
        </w:rPr>
        <w:t>Trucker</w:t>
      </w:r>
      <w:r w:rsidR="009B3A87">
        <w:rPr>
          <w:rFonts w:ascii="Times New Roman" w:hAnsi="Times New Roman"/>
        </w:rPr>
        <w:t>”</w:t>
      </w:r>
      <w:r>
        <w:rPr>
          <w:rFonts w:ascii="Times New Roman" w:hAnsi="Times New Roman"/>
        </w:rPr>
        <w:t xml:space="preserve"> means a person/partnership/corporation qualified to perform the </w:t>
      </w:r>
      <w:del w:id="20" w:author="Jennifer Smith" w:date="2021-02-17T09:25:00Z">
        <w:r w:rsidR="0096471D" w:rsidDel="00CE1B2E">
          <w:rPr>
            <w:rFonts w:ascii="Times New Roman" w:hAnsi="Times New Roman"/>
          </w:rPr>
          <w:delText xml:space="preserve"> </w:delText>
        </w:r>
      </w:del>
      <w:r>
        <w:rPr>
          <w:rFonts w:ascii="Times New Roman" w:hAnsi="Times New Roman"/>
        </w:rPr>
        <w:t xml:space="preserve">duties of </w:t>
      </w:r>
      <w:r w:rsidR="00802B97">
        <w:rPr>
          <w:rFonts w:ascii="Times New Roman" w:hAnsi="Times New Roman"/>
        </w:rPr>
        <w:t>picking up or delivering containers and chassis</w:t>
      </w:r>
      <w:r>
        <w:rPr>
          <w:rFonts w:ascii="Times New Roman" w:hAnsi="Times New Roman"/>
        </w:rPr>
        <w:t xml:space="preserve"> on Terminal property</w:t>
      </w:r>
      <w:r w:rsidR="00802B97">
        <w:rPr>
          <w:rFonts w:ascii="Times New Roman" w:hAnsi="Times New Roman"/>
        </w:rPr>
        <w:t>.</w:t>
      </w:r>
      <w:r>
        <w:rPr>
          <w:rFonts w:ascii="Times New Roman" w:hAnsi="Times New Roman"/>
        </w:rPr>
        <w:t xml:space="preserve"> </w:t>
      </w:r>
    </w:p>
    <w:p w14:paraId="23D70BCA" w14:textId="77777777" w:rsidR="00B073E1" w:rsidRDefault="00B073E1">
      <w:pPr>
        <w:jc w:val="both"/>
        <w:rPr>
          <w:rFonts w:ascii="Times New Roman" w:hAnsi="Times New Roman"/>
        </w:rPr>
      </w:pPr>
      <w:r>
        <w:rPr>
          <w:rFonts w:ascii="Times New Roman" w:hAnsi="Times New Roman"/>
        </w:rPr>
        <w:t xml:space="preserve"> </w:t>
      </w:r>
    </w:p>
    <w:p w14:paraId="0BEC166F" w14:textId="3BA3926B" w:rsidR="00B073E1" w:rsidRDefault="00B073E1">
      <w:pPr>
        <w:ind w:left="720"/>
        <w:jc w:val="both"/>
        <w:rPr>
          <w:rFonts w:ascii="Times New Roman" w:hAnsi="Times New Roman"/>
        </w:rPr>
      </w:pPr>
      <w:r>
        <w:rPr>
          <w:rFonts w:ascii="Times New Roman" w:hAnsi="Times New Roman"/>
        </w:rPr>
        <w:t>C.</w:t>
      </w:r>
      <w:r>
        <w:rPr>
          <w:rFonts w:ascii="Times New Roman" w:hAnsi="Times New Roman"/>
        </w:rPr>
        <w:tab/>
      </w:r>
      <w:r w:rsidR="009B3A87">
        <w:rPr>
          <w:rFonts w:ascii="Times New Roman" w:hAnsi="Times New Roman"/>
        </w:rPr>
        <w:t>“</w:t>
      </w:r>
      <w:r>
        <w:rPr>
          <w:rFonts w:ascii="Times New Roman" w:hAnsi="Times New Roman"/>
        </w:rPr>
        <w:t>Terminal</w:t>
      </w:r>
      <w:r w:rsidR="009B3A87">
        <w:rPr>
          <w:rFonts w:ascii="Times New Roman" w:hAnsi="Times New Roman"/>
        </w:rPr>
        <w:t>”</w:t>
      </w:r>
      <w:r>
        <w:rPr>
          <w:rFonts w:ascii="Times New Roman" w:hAnsi="Times New Roman"/>
        </w:rPr>
        <w:t xml:space="preserve"> or </w:t>
      </w:r>
      <w:r w:rsidR="009B3A87">
        <w:rPr>
          <w:rFonts w:ascii="Times New Roman" w:hAnsi="Times New Roman"/>
        </w:rPr>
        <w:t>“</w:t>
      </w:r>
      <w:r>
        <w:rPr>
          <w:rFonts w:ascii="Times New Roman" w:hAnsi="Times New Roman"/>
        </w:rPr>
        <w:t>Terminal property</w:t>
      </w:r>
      <w:r w:rsidR="009B3A87">
        <w:rPr>
          <w:rFonts w:ascii="Times New Roman" w:hAnsi="Times New Roman"/>
        </w:rPr>
        <w:t>”</w:t>
      </w:r>
      <w:r>
        <w:rPr>
          <w:rFonts w:ascii="Times New Roman" w:hAnsi="Times New Roman"/>
        </w:rPr>
        <w:t xml:space="preserve"> means and includes all property owned and operated by </w:t>
      </w:r>
      <w:r w:rsidR="00177D64">
        <w:rPr>
          <w:rFonts w:ascii="Times New Roman" w:hAnsi="Times New Roman"/>
        </w:rPr>
        <w:t>MPA</w:t>
      </w:r>
      <w:r>
        <w:rPr>
          <w:rFonts w:ascii="Times New Roman" w:hAnsi="Times New Roman"/>
        </w:rPr>
        <w:t xml:space="preserve"> for cargo operations and located at, near or in conjunction with the </w:t>
      </w:r>
      <w:r w:rsidR="00EF35E2">
        <w:rPr>
          <w:rFonts w:ascii="Times New Roman" w:hAnsi="Times New Roman"/>
        </w:rPr>
        <w:t>International Marine Terminal</w:t>
      </w:r>
      <w:ins w:id="21" w:author="Jennifer Smith" w:date="2021-02-17T09:25:00Z">
        <w:r w:rsidR="00CE1B2E">
          <w:rPr>
            <w:rFonts w:ascii="Times New Roman" w:hAnsi="Times New Roman"/>
          </w:rPr>
          <w:t xml:space="preserve"> in Portland, Maine</w:t>
        </w:r>
      </w:ins>
      <w:r w:rsidR="00EF35E2">
        <w:rPr>
          <w:rFonts w:ascii="Times New Roman" w:hAnsi="Times New Roman"/>
        </w:rPr>
        <w:t>,</w:t>
      </w:r>
      <w:r>
        <w:rPr>
          <w:rFonts w:ascii="Times New Roman" w:hAnsi="Times New Roman"/>
        </w:rPr>
        <w:t xml:space="preserve"> including without limitation the piers, parking areas, designated cargo storage areas, buildings, waiting areas and appurtenances thereto. </w:t>
      </w:r>
    </w:p>
    <w:p w14:paraId="4760C5B3" w14:textId="0B06A847" w:rsidR="00B073E1" w:rsidRDefault="00B073E1">
      <w:pPr>
        <w:jc w:val="both"/>
        <w:rPr>
          <w:rFonts w:ascii="Times New Roman" w:hAnsi="Times New Roman"/>
          <w:i/>
        </w:rPr>
      </w:pPr>
    </w:p>
    <w:p w14:paraId="559F0765" w14:textId="22AF48FD" w:rsidR="00B073E1" w:rsidRDefault="00B073E1">
      <w:pPr>
        <w:jc w:val="both"/>
        <w:rPr>
          <w:rFonts w:ascii="Times New Roman" w:hAnsi="Times New Roman"/>
        </w:rPr>
      </w:pPr>
    </w:p>
    <w:p w14:paraId="398FCB15" w14:textId="77777777" w:rsidR="00802B97" w:rsidRDefault="00802B97">
      <w:pPr>
        <w:jc w:val="both"/>
        <w:rPr>
          <w:rFonts w:ascii="Times New Roman" w:hAnsi="Times New Roman"/>
        </w:rPr>
      </w:pPr>
    </w:p>
    <w:p w14:paraId="50EB8BF3" w14:textId="77777777" w:rsidR="00B073E1" w:rsidRDefault="00B073E1">
      <w:pPr>
        <w:jc w:val="both"/>
        <w:rPr>
          <w:rFonts w:ascii="Times New Roman" w:hAnsi="Times New Roman"/>
        </w:rPr>
      </w:pPr>
      <w:r>
        <w:rPr>
          <w:rFonts w:ascii="Times New Roman" w:hAnsi="Times New Roman"/>
          <w:b/>
        </w:rPr>
        <w:t>2.</w:t>
      </w:r>
      <w:r>
        <w:rPr>
          <w:rFonts w:ascii="Times New Roman" w:hAnsi="Times New Roman"/>
          <w:b/>
        </w:rPr>
        <w:tab/>
      </w:r>
      <w:r w:rsidR="00650E38" w:rsidRPr="00650E38">
        <w:rPr>
          <w:rFonts w:ascii="Times New Roman" w:hAnsi="Times New Roman"/>
          <w:b/>
          <w:u w:val="single"/>
        </w:rPr>
        <w:t>Requirements an</w:t>
      </w:r>
      <w:r w:rsidR="00650E38">
        <w:rPr>
          <w:rFonts w:ascii="Times New Roman" w:hAnsi="Times New Roman"/>
          <w:b/>
          <w:u w:val="single"/>
        </w:rPr>
        <w:t xml:space="preserve">d </w:t>
      </w:r>
      <w:r>
        <w:rPr>
          <w:rFonts w:ascii="Times New Roman" w:hAnsi="Times New Roman"/>
          <w:b/>
          <w:u w:val="single"/>
        </w:rPr>
        <w:t>Uses</w:t>
      </w:r>
      <w:del w:id="22" w:author="Jennifer Smith" w:date="2021-02-17T09:25:00Z">
        <w:r w:rsidDel="00CE1B2E">
          <w:rPr>
            <w:rFonts w:ascii="Times New Roman" w:hAnsi="Times New Roman"/>
            <w:b/>
          </w:rPr>
          <w:delText>.</w:delText>
        </w:r>
      </w:del>
    </w:p>
    <w:p w14:paraId="7764D672" w14:textId="77777777" w:rsidR="00B073E1" w:rsidRDefault="00B073E1">
      <w:pPr>
        <w:jc w:val="both"/>
        <w:rPr>
          <w:rFonts w:ascii="Times New Roman" w:hAnsi="Times New Roman"/>
        </w:rPr>
      </w:pPr>
    </w:p>
    <w:p w14:paraId="7283C634" w14:textId="77777777" w:rsidR="00650E38" w:rsidRDefault="00650E38" w:rsidP="00547826">
      <w:pPr>
        <w:ind w:firstLine="720"/>
        <w:jc w:val="both"/>
        <w:rPr>
          <w:rFonts w:ascii="Times New Roman" w:hAnsi="Times New Roman"/>
        </w:rPr>
      </w:pPr>
    </w:p>
    <w:p w14:paraId="2E7BD577" w14:textId="5A4E2CD7" w:rsidR="003A5D2D" w:rsidRPr="00B92437" w:rsidRDefault="00802B97" w:rsidP="003A5D2D">
      <w:pPr>
        <w:jc w:val="both"/>
        <w:rPr>
          <w:moveTo w:id="23" w:author="Jennifer Smith" w:date="2021-02-11T16:52:00Z"/>
          <w:rFonts w:ascii="Times New Roman" w:hAnsi="Times New Roman"/>
          <w:i/>
        </w:rPr>
      </w:pPr>
      <w:r>
        <w:rPr>
          <w:rFonts w:ascii="Times New Roman" w:hAnsi="Times New Roman"/>
          <w:b/>
        </w:rPr>
        <w:t>TRUCKER</w:t>
      </w:r>
      <w:r w:rsidR="00650E38">
        <w:rPr>
          <w:rFonts w:ascii="Times New Roman" w:hAnsi="Times New Roman"/>
        </w:rPr>
        <w:t xml:space="preserve"> </w:t>
      </w:r>
      <w:r w:rsidR="00B073E1">
        <w:rPr>
          <w:rFonts w:ascii="Times New Roman" w:hAnsi="Times New Roman"/>
        </w:rPr>
        <w:t xml:space="preserve">shall have the right to use the Terminal property on a non-exclusive basis for the </w:t>
      </w:r>
      <w:r>
        <w:rPr>
          <w:rFonts w:ascii="Times New Roman" w:hAnsi="Times New Roman"/>
        </w:rPr>
        <w:t xml:space="preserve">purpose of making container deliveries to or from the Terminal, </w:t>
      </w:r>
      <w:r w:rsidR="007F0BDF">
        <w:rPr>
          <w:rFonts w:ascii="Times New Roman" w:hAnsi="Times New Roman"/>
        </w:rPr>
        <w:t xml:space="preserve">with said use to be coordinated and approved by </w:t>
      </w:r>
      <w:r w:rsidR="00C14917">
        <w:rPr>
          <w:rFonts w:ascii="Times New Roman" w:hAnsi="Times New Roman"/>
        </w:rPr>
        <w:t xml:space="preserve">the </w:t>
      </w:r>
      <w:r w:rsidR="00177D64">
        <w:rPr>
          <w:rFonts w:ascii="Times New Roman" w:hAnsi="Times New Roman"/>
        </w:rPr>
        <w:t>MPA</w:t>
      </w:r>
      <w:r>
        <w:rPr>
          <w:rFonts w:ascii="Times New Roman" w:hAnsi="Times New Roman"/>
        </w:rPr>
        <w:t xml:space="preserve">, </w:t>
      </w:r>
      <w:r w:rsidR="00177D64">
        <w:rPr>
          <w:rFonts w:ascii="Times New Roman" w:hAnsi="Times New Roman"/>
        </w:rPr>
        <w:t xml:space="preserve">its </w:t>
      </w:r>
      <w:r w:rsidR="00C14917">
        <w:rPr>
          <w:rFonts w:ascii="Times New Roman" w:hAnsi="Times New Roman"/>
        </w:rPr>
        <w:t>Terminal Operator</w:t>
      </w:r>
      <w:r>
        <w:rPr>
          <w:rFonts w:ascii="Times New Roman" w:hAnsi="Times New Roman"/>
        </w:rPr>
        <w:t>, and its Stevedore.</w:t>
      </w:r>
      <w:ins w:id="24" w:author="Jennifer Smith" w:date="2021-02-11T16:52:00Z">
        <w:r w:rsidR="003A5D2D">
          <w:rPr>
            <w:rFonts w:ascii="Times New Roman" w:hAnsi="Times New Roman"/>
          </w:rPr>
          <w:t xml:space="preserve"> </w:t>
        </w:r>
      </w:ins>
      <w:moveToRangeStart w:id="25" w:author="Jennifer Smith" w:date="2021-02-11T16:52:00Z" w:name="move63954790"/>
      <w:moveTo w:id="26" w:author="Jennifer Smith" w:date="2021-02-11T16:52:00Z">
        <w:del w:id="27" w:author="Jennifer Smith" w:date="2021-02-11T16:52:00Z">
          <w:r w:rsidR="003A5D2D" w:rsidRPr="00791564" w:rsidDel="003A5D2D">
            <w:rPr>
              <w:rFonts w:ascii="Times New Roman" w:hAnsi="Times New Roman"/>
              <w:i/>
            </w:rPr>
            <w:delText xml:space="preserve">Note: </w:delText>
          </w:r>
        </w:del>
        <w:r w:rsidR="003A5D2D" w:rsidRPr="00791564">
          <w:rPr>
            <w:rFonts w:ascii="Times New Roman" w:hAnsi="Times New Roman"/>
            <w:i/>
          </w:rPr>
          <w:t xml:space="preserve">Issuance of this license does not substitute for any operating agreements or requirements of the </w:t>
        </w:r>
        <w:r w:rsidR="003A5D2D">
          <w:rPr>
            <w:rFonts w:ascii="Times New Roman" w:hAnsi="Times New Roman"/>
            <w:i/>
          </w:rPr>
          <w:t>MPA</w:t>
        </w:r>
        <w:r w:rsidR="003A5D2D" w:rsidRPr="00791564">
          <w:rPr>
            <w:rFonts w:ascii="Times New Roman" w:hAnsi="Times New Roman"/>
            <w:i/>
          </w:rPr>
          <w:t xml:space="preserve"> for </w:t>
        </w:r>
        <w:r w:rsidR="003A5D2D">
          <w:rPr>
            <w:rFonts w:ascii="Times New Roman" w:hAnsi="Times New Roman"/>
            <w:i/>
          </w:rPr>
          <w:t>trucking</w:t>
        </w:r>
        <w:r w:rsidR="003A5D2D" w:rsidRPr="00791564">
          <w:rPr>
            <w:rFonts w:ascii="Times New Roman" w:hAnsi="Times New Roman"/>
            <w:i/>
          </w:rPr>
          <w:t xml:space="preserve"> at the Terminal.</w:t>
        </w:r>
      </w:moveTo>
    </w:p>
    <w:moveToRangeEnd w:id="25"/>
    <w:p w14:paraId="44579D38" w14:textId="5FB91457" w:rsidR="00B073E1" w:rsidRDefault="00B073E1" w:rsidP="00547826">
      <w:pPr>
        <w:ind w:firstLine="720"/>
        <w:jc w:val="both"/>
        <w:rPr>
          <w:rFonts w:ascii="Times New Roman" w:hAnsi="Times New Roman"/>
        </w:rPr>
      </w:pPr>
    </w:p>
    <w:p w14:paraId="06A877AF" w14:textId="77777777" w:rsidR="00547826" w:rsidRDefault="00547826" w:rsidP="00802B97">
      <w:pPr>
        <w:jc w:val="both"/>
        <w:rPr>
          <w:rFonts w:ascii="Times New Roman" w:hAnsi="Times New Roman"/>
        </w:rPr>
      </w:pPr>
    </w:p>
    <w:p w14:paraId="08042DF9" w14:textId="77777777" w:rsidR="00547826" w:rsidRDefault="00547826" w:rsidP="00547826">
      <w:pPr>
        <w:ind w:firstLine="720"/>
        <w:jc w:val="both"/>
        <w:rPr>
          <w:rFonts w:ascii="Times New Roman" w:hAnsi="Times New Roman"/>
        </w:rPr>
      </w:pPr>
      <w:r>
        <w:rPr>
          <w:rFonts w:ascii="Times New Roman" w:hAnsi="Times New Roman"/>
        </w:rPr>
        <w:t>In addition:</w:t>
      </w:r>
    </w:p>
    <w:p w14:paraId="2364622E" w14:textId="77777777" w:rsidR="00177D64" w:rsidRDefault="00177D64">
      <w:pPr>
        <w:ind w:left="720"/>
        <w:jc w:val="both"/>
        <w:rPr>
          <w:rFonts w:ascii="Times New Roman" w:hAnsi="Times New Roman"/>
        </w:rPr>
      </w:pPr>
    </w:p>
    <w:p w14:paraId="2398B277" w14:textId="6FD3E5CC" w:rsidR="00B073E1" w:rsidRDefault="00DA7C3A" w:rsidP="00802B97">
      <w:pPr>
        <w:ind w:left="720"/>
        <w:jc w:val="both"/>
        <w:rPr>
          <w:rFonts w:ascii="Times New Roman" w:hAnsi="Times New Roman"/>
        </w:rPr>
      </w:pPr>
      <w:r>
        <w:rPr>
          <w:rFonts w:ascii="Times New Roman" w:hAnsi="Times New Roman"/>
        </w:rPr>
        <w:t>A.</w:t>
      </w:r>
      <w:r w:rsidR="007764C1">
        <w:rPr>
          <w:rFonts w:ascii="Times New Roman" w:hAnsi="Times New Roman"/>
        </w:rPr>
        <w:tab/>
      </w:r>
      <w:r w:rsidR="00802B97">
        <w:rPr>
          <w:rFonts w:ascii="Times New Roman" w:hAnsi="Times New Roman"/>
          <w:b/>
        </w:rPr>
        <w:t>TRUCKER</w:t>
      </w:r>
      <w:r w:rsidR="00B073E1">
        <w:rPr>
          <w:rFonts w:ascii="Times New Roman" w:hAnsi="Times New Roman"/>
          <w:b/>
        </w:rPr>
        <w:t xml:space="preserve"> </w:t>
      </w:r>
      <w:r w:rsidR="00B073E1">
        <w:rPr>
          <w:rFonts w:ascii="Times New Roman" w:hAnsi="Times New Roman"/>
        </w:rPr>
        <w:t xml:space="preserve">shall not store </w:t>
      </w:r>
      <w:r w:rsidR="00802B97">
        <w:rPr>
          <w:rFonts w:ascii="Times New Roman" w:hAnsi="Times New Roman"/>
        </w:rPr>
        <w:t xml:space="preserve">any equipment or material on the </w:t>
      </w:r>
      <w:r w:rsidR="00B073E1">
        <w:rPr>
          <w:rFonts w:ascii="Times New Roman" w:hAnsi="Times New Roman"/>
        </w:rPr>
        <w:t xml:space="preserve">Terminal property except with the prior written approval of the </w:t>
      </w:r>
      <w:del w:id="28" w:author="Jennifer Smith" w:date="2021-02-17T09:26:00Z">
        <w:r w:rsidR="00B073E1" w:rsidDel="00CE1B2E">
          <w:rPr>
            <w:rFonts w:ascii="Times New Roman" w:hAnsi="Times New Roman"/>
          </w:rPr>
          <w:delText>Director</w:delText>
        </w:r>
      </w:del>
      <w:ins w:id="29" w:author="Jennifer Smith" w:date="2021-02-17T09:26:00Z">
        <w:r w:rsidR="00CE1B2E">
          <w:rPr>
            <w:rFonts w:ascii="Times New Roman" w:hAnsi="Times New Roman"/>
          </w:rPr>
          <w:t>CEO</w:t>
        </w:r>
      </w:ins>
      <w:r w:rsidR="00B073E1">
        <w:rPr>
          <w:rFonts w:ascii="Times New Roman" w:hAnsi="Times New Roman"/>
        </w:rPr>
        <w:t xml:space="preserve">, which approval may be granted or denied within his/her discretion.  </w:t>
      </w:r>
    </w:p>
    <w:p w14:paraId="34033AA6" w14:textId="77777777" w:rsidR="00B073E1" w:rsidRDefault="00B073E1" w:rsidP="00DA7C3A">
      <w:pPr>
        <w:ind w:firstLine="720"/>
        <w:jc w:val="both"/>
        <w:rPr>
          <w:rFonts w:ascii="Times New Roman" w:hAnsi="Times New Roman"/>
        </w:rPr>
      </w:pPr>
    </w:p>
    <w:p w14:paraId="7AEDCDB7" w14:textId="550C49CD" w:rsidR="00B073E1" w:rsidRDefault="00802B97">
      <w:pPr>
        <w:ind w:left="720"/>
        <w:jc w:val="both"/>
        <w:rPr>
          <w:rFonts w:ascii="Times New Roman" w:hAnsi="Times New Roman"/>
        </w:rPr>
      </w:pPr>
      <w:r>
        <w:rPr>
          <w:rFonts w:ascii="Times New Roman" w:hAnsi="Times New Roman"/>
        </w:rPr>
        <w:t>B</w:t>
      </w:r>
      <w:r w:rsidR="00B073E1">
        <w:rPr>
          <w:rFonts w:ascii="Times New Roman" w:hAnsi="Times New Roman"/>
        </w:rPr>
        <w:t>.</w:t>
      </w:r>
      <w:r w:rsidR="00B073E1">
        <w:rPr>
          <w:rFonts w:ascii="Times New Roman" w:hAnsi="Times New Roman"/>
        </w:rPr>
        <w:tab/>
      </w:r>
      <w:r>
        <w:rPr>
          <w:rFonts w:ascii="Times New Roman" w:hAnsi="Times New Roman"/>
          <w:b/>
        </w:rPr>
        <w:t>TRUCKER</w:t>
      </w:r>
      <w:r w:rsidR="00B073E1">
        <w:rPr>
          <w:rFonts w:ascii="Times New Roman" w:hAnsi="Times New Roman"/>
          <w:b/>
        </w:rPr>
        <w:t xml:space="preserve"> </w:t>
      </w:r>
      <w:r w:rsidR="00B073E1">
        <w:rPr>
          <w:rFonts w:ascii="Times New Roman" w:hAnsi="Times New Roman"/>
        </w:rPr>
        <w:t xml:space="preserve">shall, at its own expense, remove all solid and liquid waste generated </w:t>
      </w:r>
      <w:proofErr w:type="gramStart"/>
      <w:r w:rsidR="00B073E1">
        <w:rPr>
          <w:rFonts w:ascii="Times New Roman" w:hAnsi="Times New Roman"/>
        </w:rPr>
        <w:t>as a result of</w:t>
      </w:r>
      <w:proofErr w:type="gramEnd"/>
      <w:r w:rsidR="00B073E1">
        <w:rPr>
          <w:rFonts w:ascii="Times New Roman" w:hAnsi="Times New Roman"/>
        </w:rPr>
        <w:t xml:space="preserve"> operations </w:t>
      </w:r>
      <w:r w:rsidR="00D51FD8">
        <w:rPr>
          <w:rFonts w:ascii="Times New Roman" w:hAnsi="Times New Roman"/>
        </w:rPr>
        <w:t>performed</w:t>
      </w:r>
      <w:r w:rsidR="00B073E1">
        <w:rPr>
          <w:rFonts w:ascii="Times New Roman" w:hAnsi="Times New Roman"/>
        </w:rPr>
        <w:t xml:space="preserve"> by </w:t>
      </w:r>
      <w:r>
        <w:rPr>
          <w:rFonts w:ascii="Times New Roman" w:hAnsi="Times New Roman"/>
        </w:rPr>
        <w:t xml:space="preserve">the </w:t>
      </w:r>
      <w:r>
        <w:rPr>
          <w:rFonts w:ascii="Times New Roman" w:hAnsi="Times New Roman"/>
          <w:b/>
        </w:rPr>
        <w:t>TRUCKER</w:t>
      </w:r>
      <w:r w:rsidR="00B073E1">
        <w:rPr>
          <w:rFonts w:ascii="Times New Roman" w:hAnsi="Times New Roman"/>
          <w:b/>
        </w:rPr>
        <w:t xml:space="preserve">. </w:t>
      </w:r>
      <w:r w:rsidR="00B073E1">
        <w:rPr>
          <w:rFonts w:ascii="Times New Roman" w:hAnsi="Times New Roman"/>
        </w:rPr>
        <w:t xml:space="preserve"> Such removal and disposal shall </w:t>
      </w:r>
      <w:proofErr w:type="gramStart"/>
      <w:r w:rsidR="00B073E1">
        <w:rPr>
          <w:rFonts w:ascii="Times New Roman" w:hAnsi="Times New Roman"/>
        </w:rPr>
        <w:t>be in compliance with</w:t>
      </w:r>
      <w:proofErr w:type="gramEnd"/>
      <w:r w:rsidR="00B073E1">
        <w:rPr>
          <w:rFonts w:ascii="Times New Roman" w:hAnsi="Times New Roman"/>
        </w:rPr>
        <w:t xml:space="preserve"> all applicable federal, state and local laws and regulations</w:t>
      </w:r>
      <w:r>
        <w:rPr>
          <w:rFonts w:ascii="Times New Roman" w:hAnsi="Times New Roman"/>
        </w:rPr>
        <w:t>.</w:t>
      </w:r>
    </w:p>
    <w:p w14:paraId="0FF9D667" w14:textId="77777777" w:rsidR="00B073E1" w:rsidRDefault="00B073E1">
      <w:pPr>
        <w:ind w:left="720"/>
        <w:jc w:val="both"/>
        <w:rPr>
          <w:rFonts w:ascii="Times New Roman" w:hAnsi="Times New Roman"/>
        </w:rPr>
      </w:pPr>
    </w:p>
    <w:p w14:paraId="7EA2D6B3" w14:textId="0BC6E6E7" w:rsidR="00B073E1" w:rsidRDefault="00802B97">
      <w:pPr>
        <w:ind w:left="720"/>
        <w:jc w:val="both"/>
        <w:rPr>
          <w:rFonts w:ascii="Times New Roman" w:hAnsi="Times New Roman"/>
        </w:rPr>
      </w:pPr>
      <w:r>
        <w:rPr>
          <w:rFonts w:ascii="Times New Roman" w:hAnsi="Times New Roman"/>
        </w:rPr>
        <w:t>C</w:t>
      </w:r>
      <w:r w:rsidR="00B073E1">
        <w:rPr>
          <w:rFonts w:ascii="Times New Roman" w:hAnsi="Times New Roman"/>
        </w:rPr>
        <w:t>.</w:t>
      </w:r>
      <w:r w:rsidR="00B073E1">
        <w:rPr>
          <w:rFonts w:ascii="Times New Roman" w:hAnsi="Times New Roman"/>
        </w:rPr>
        <w:tab/>
      </w:r>
      <w:r>
        <w:rPr>
          <w:rFonts w:ascii="Times New Roman" w:hAnsi="Times New Roman"/>
          <w:b/>
        </w:rPr>
        <w:t>TRUCKER</w:t>
      </w:r>
      <w:r w:rsidR="00B073E1">
        <w:rPr>
          <w:rFonts w:ascii="Times New Roman" w:hAnsi="Times New Roman"/>
          <w:b/>
        </w:rPr>
        <w:t xml:space="preserve"> </w:t>
      </w:r>
      <w:r w:rsidR="00B073E1">
        <w:rPr>
          <w:rFonts w:ascii="Times New Roman" w:hAnsi="Times New Roman"/>
        </w:rPr>
        <w:t xml:space="preserve">shall, at its own expense, restore the pier and Terminal areas to their pre-use condition </w:t>
      </w:r>
      <w:proofErr w:type="gramStart"/>
      <w:r w:rsidR="00B073E1">
        <w:rPr>
          <w:rFonts w:ascii="Times New Roman" w:hAnsi="Times New Roman"/>
        </w:rPr>
        <w:t>as a result of</w:t>
      </w:r>
      <w:proofErr w:type="gramEnd"/>
      <w:r w:rsidR="00B073E1">
        <w:rPr>
          <w:rFonts w:ascii="Times New Roman" w:hAnsi="Times New Roman"/>
        </w:rPr>
        <w:t xml:space="preserve"> any damage caused by any reason through operations </w:t>
      </w:r>
      <w:r w:rsidR="00D51FD8">
        <w:rPr>
          <w:rFonts w:ascii="Times New Roman" w:hAnsi="Times New Roman"/>
        </w:rPr>
        <w:t xml:space="preserve">performed or </w:t>
      </w:r>
      <w:r w:rsidR="00B073E1">
        <w:rPr>
          <w:rFonts w:ascii="Times New Roman" w:hAnsi="Times New Roman"/>
        </w:rPr>
        <w:t xml:space="preserve">managed by </w:t>
      </w:r>
      <w:r>
        <w:rPr>
          <w:rFonts w:ascii="Times New Roman" w:hAnsi="Times New Roman"/>
          <w:b/>
        </w:rPr>
        <w:t>TRUCKER</w:t>
      </w:r>
      <w:r w:rsidR="00B073E1">
        <w:rPr>
          <w:rFonts w:ascii="Times New Roman" w:hAnsi="Times New Roman"/>
        </w:rPr>
        <w:t>.</w:t>
      </w:r>
    </w:p>
    <w:p w14:paraId="6748AC3C" w14:textId="77777777" w:rsidR="001E2D22" w:rsidRDefault="001E2D22">
      <w:pPr>
        <w:ind w:left="720"/>
        <w:jc w:val="both"/>
        <w:rPr>
          <w:rFonts w:ascii="Times New Roman" w:hAnsi="Times New Roman"/>
        </w:rPr>
      </w:pPr>
    </w:p>
    <w:p w14:paraId="50ABF376" w14:textId="77777777" w:rsidR="00B073E1" w:rsidRDefault="00B073E1">
      <w:pPr>
        <w:jc w:val="both"/>
        <w:rPr>
          <w:rFonts w:ascii="Times New Roman" w:hAnsi="Times New Roman"/>
        </w:rPr>
      </w:pPr>
    </w:p>
    <w:p w14:paraId="6FA7D83F" w14:textId="16EF5F19" w:rsidR="00B073E1" w:rsidRDefault="00B073E1">
      <w:pPr>
        <w:jc w:val="both"/>
        <w:rPr>
          <w:rFonts w:ascii="Times New Roman" w:hAnsi="Times New Roman"/>
        </w:rPr>
      </w:pPr>
      <w:r>
        <w:rPr>
          <w:rFonts w:ascii="Times New Roman" w:hAnsi="Times New Roman"/>
          <w:b/>
        </w:rPr>
        <w:t>3.</w:t>
      </w:r>
      <w:r>
        <w:rPr>
          <w:rFonts w:ascii="Times New Roman" w:hAnsi="Times New Roman"/>
          <w:b/>
        </w:rPr>
        <w:tab/>
      </w:r>
      <w:r>
        <w:rPr>
          <w:rFonts w:ascii="Times New Roman" w:hAnsi="Times New Roman"/>
          <w:b/>
          <w:u w:val="single"/>
        </w:rPr>
        <w:t>Security</w:t>
      </w:r>
      <w:r>
        <w:rPr>
          <w:rFonts w:ascii="Times New Roman" w:hAnsi="Times New Roman"/>
          <w:b/>
        </w:rPr>
        <w:t>.</w:t>
      </w:r>
    </w:p>
    <w:p w14:paraId="151FD5AF" w14:textId="77777777" w:rsidR="00B073E1" w:rsidRDefault="00B073E1">
      <w:pPr>
        <w:jc w:val="both"/>
        <w:rPr>
          <w:rFonts w:ascii="Times New Roman" w:hAnsi="Times New Roman"/>
        </w:rPr>
      </w:pPr>
    </w:p>
    <w:p w14:paraId="57D0025E" w14:textId="77777777" w:rsidR="00033BA2" w:rsidRDefault="00033BA2" w:rsidP="001F1FCA">
      <w:pPr>
        <w:jc w:val="both"/>
        <w:rPr>
          <w:rFonts w:ascii="Times New Roman" w:hAnsi="Times New Roman"/>
        </w:rPr>
      </w:pPr>
    </w:p>
    <w:p w14:paraId="61F7BEBE" w14:textId="2861C981" w:rsidR="00033BA2" w:rsidRDefault="001F1FCA" w:rsidP="00CE1B2E">
      <w:pPr>
        <w:jc w:val="both"/>
        <w:rPr>
          <w:rFonts w:ascii="Times New Roman" w:hAnsi="Times New Roman"/>
        </w:rPr>
        <w:pPrChange w:id="30" w:author="Jennifer Smith" w:date="2021-02-17T09:27:00Z">
          <w:pPr>
            <w:ind w:left="720"/>
            <w:jc w:val="both"/>
          </w:pPr>
        </w:pPrChange>
      </w:pPr>
      <w:r>
        <w:rPr>
          <w:rFonts w:ascii="Times New Roman" w:hAnsi="Times New Roman"/>
          <w:b/>
        </w:rPr>
        <w:t>TRUCKER</w:t>
      </w:r>
      <w:r w:rsidR="008F5E0B">
        <w:rPr>
          <w:rFonts w:ascii="Times New Roman" w:hAnsi="Times New Roman"/>
        </w:rPr>
        <w:t xml:space="preserve"> shall</w:t>
      </w:r>
      <w:r w:rsidR="00033BA2">
        <w:rPr>
          <w:rFonts w:ascii="Times New Roman" w:hAnsi="Times New Roman"/>
        </w:rPr>
        <w:t xml:space="preserve">, at its own cost and expense, </w:t>
      </w:r>
      <w:r w:rsidR="008F5E0B">
        <w:rPr>
          <w:rFonts w:ascii="Times New Roman" w:hAnsi="Times New Roman"/>
        </w:rPr>
        <w:t xml:space="preserve">comply </w:t>
      </w:r>
      <w:r w:rsidR="00033BA2">
        <w:rPr>
          <w:rFonts w:ascii="Times New Roman" w:hAnsi="Times New Roman"/>
        </w:rPr>
        <w:t xml:space="preserve">with all existing and future security requirements of the federal, </w:t>
      </w:r>
      <w:proofErr w:type="gramStart"/>
      <w:r w:rsidR="00033BA2">
        <w:rPr>
          <w:rFonts w:ascii="Times New Roman" w:hAnsi="Times New Roman"/>
        </w:rPr>
        <w:t>state</w:t>
      </w:r>
      <w:proofErr w:type="gramEnd"/>
      <w:r w:rsidR="00033BA2">
        <w:rPr>
          <w:rFonts w:ascii="Times New Roman" w:hAnsi="Times New Roman"/>
        </w:rPr>
        <w:t xml:space="preserve"> or local government, including</w:t>
      </w:r>
      <w:r w:rsidR="00803D7A">
        <w:rPr>
          <w:rFonts w:ascii="Times New Roman" w:hAnsi="Times New Roman"/>
        </w:rPr>
        <w:t>,</w:t>
      </w:r>
      <w:r w:rsidR="00033BA2">
        <w:rPr>
          <w:rFonts w:ascii="Times New Roman" w:hAnsi="Times New Roman"/>
        </w:rPr>
        <w:t xml:space="preserve"> without limitation</w:t>
      </w:r>
      <w:r w:rsidR="00803D7A">
        <w:rPr>
          <w:rFonts w:ascii="Times New Roman" w:hAnsi="Times New Roman"/>
        </w:rPr>
        <w:t>,</w:t>
      </w:r>
      <w:r w:rsidR="00033BA2">
        <w:rPr>
          <w:rFonts w:ascii="Times New Roman" w:hAnsi="Times New Roman"/>
        </w:rPr>
        <w:t xml:space="preserve"> </w:t>
      </w:r>
      <w:r w:rsidR="00803D7A">
        <w:rPr>
          <w:rFonts w:ascii="Times New Roman" w:hAnsi="Times New Roman"/>
        </w:rPr>
        <w:t xml:space="preserve">the </w:t>
      </w:r>
      <w:r w:rsidR="00803D7A" w:rsidRPr="00C2755D">
        <w:rPr>
          <w:rFonts w:ascii="Times New Roman" w:hAnsi="Times New Roman"/>
        </w:rPr>
        <w:t>MPA’s</w:t>
      </w:r>
      <w:r w:rsidR="00E57852">
        <w:rPr>
          <w:rFonts w:ascii="Times New Roman" w:hAnsi="Times New Roman"/>
        </w:rPr>
        <w:t xml:space="preserve"> </w:t>
      </w:r>
      <w:r w:rsidR="00033BA2">
        <w:rPr>
          <w:rFonts w:ascii="Times New Roman" w:hAnsi="Times New Roman"/>
        </w:rPr>
        <w:t>Facility Security Plan</w:t>
      </w:r>
      <w:r w:rsidR="00803D7A">
        <w:rPr>
          <w:rFonts w:ascii="Times New Roman" w:hAnsi="Times New Roman"/>
        </w:rPr>
        <w:t>,</w:t>
      </w:r>
      <w:r w:rsidR="00E57852">
        <w:rPr>
          <w:rFonts w:ascii="Times New Roman" w:hAnsi="Times New Roman"/>
        </w:rPr>
        <w:t xml:space="preserve"> or like documents</w:t>
      </w:r>
      <w:r w:rsidR="00803D7A">
        <w:rPr>
          <w:rFonts w:ascii="Times New Roman" w:hAnsi="Times New Roman"/>
        </w:rPr>
        <w:t>,</w:t>
      </w:r>
      <w:r w:rsidR="00033BA2">
        <w:rPr>
          <w:rFonts w:ascii="Times New Roman" w:hAnsi="Times New Roman"/>
        </w:rPr>
        <w:t xml:space="preserve"> for the </w:t>
      </w:r>
      <w:r w:rsidR="00653EFE">
        <w:rPr>
          <w:rFonts w:ascii="Times New Roman" w:hAnsi="Times New Roman"/>
        </w:rPr>
        <w:t>Terminal</w:t>
      </w:r>
      <w:r w:rsidR="00033BA2">
        <w:rPr>
          <w:rFonts w:ascii="Times New Roman" w:hAnsi="Times New Roman"/>
        </w:rPr>
        <w:t xml:space="preserve">.  </w:t>
      </w:r>
      <w:r>
        <w:rPr>
          <w:rFonts w:ascii="Times New Roman" w:hAnsi="Times New Roman"/>
          <w:b/>
        </w:rPr>
        <w:t>TRUCKER</w:t>
      </w:r>
      <w:r w:rsidR="00033BA2">
        <w:rPr>
          <w:rFonts w:ascii="Times New Roman" w:hAnsi="Times New Roman"/>
        </w:rPr>
        <w:t xml:space="preserve"> shall hold the </w:t>
      </w:r>
      <w:r w:rsidR="00653EFE">
        <w:rPr>
          <w:rFonts w:ascii="Times New Roman" w:hAnsi="Times New Roman"/>
          <w:b/>
        </w:rPr>
        <w:t>MPA</w:t>
      </w:r>
      <w:r w:rsidR="00033BA2">
        <w:rPr>
          <w:rFonts w:ascii="Times New Roman" w:hAnsi="Times New Roman"/>
          <w:b/>
        </w:rPr>
        <w:t xml:space="preserve"> </w:t>
      </w:r>
      <w:r w:rsidR="00033BA2">
        <w:rPr>
          <w:rFonts w:ascii="Times New Roman" w:hAnsi="Times New Roman"/>
        </w:rPr>
        <w:t>harmless from any claims, causes of action or liability, including reasonable attorney</w:t>
      </w:r>
      <w:r w:rsidR="009B3A87">
        <w:rPr>
          <w:rFonts w:ascii="Times New Roman" w:hAnsi="Times New Roman"/>
        </w:rPr>
        <w:t>’</w:t>
      </w:r>
      <w:r w:rsidR="00033BA2">
        <w:rPr>
          <w:rFonts w:ascii="Times New Roman" w:hAnsi="Times New Roman"/>
        </w:rPr>
        <w:t xml:space="preserve">s fees and any fines, penalties, </w:t>
      </w:r>
      <w:proofErr w:type="gramStart"/>
      <w:r w:rsidR="00033BA2">
        <w:rPr>
          <w:rFonts w:ascii="Times New Roman" w:hAnsi="Times New Roman"/>
        </w:rPr>
        <w:t>costs</w:t>
      </w:r>
      <w:proofErr w:type="gramEnd"/>
      <w:r w:rsidR="00033BA2">
        <w:rPr>
          <w:rFonts w:ascii="Times New Roman" w:hAnsi="Times New Roman"/>
        </w:rPr>
        <w:t xml:space="preserve"> or expenses, arising out of any breach of said security requirements by </w:t>
      </w:r>
      <w:r>
        <w:rPr>
          <w:rFonts w:ascii="Times New Roman" w:hAnsi="Times New Roman"/>
          <w:b/>
        </w:rPr>
        <w:t>TRUCKER</w:t>
      </w:r>
      <w:r w:rsidR="00033BA2">
        <w:rPr>
          <w:rFonts w:ascii="Times New Roman" w:hAnsi="Times New Roman"/>
          <w:b/>
        </w:rPr>
        <w:t xml:space="preserve">, </w:t>
      </w:r>
      <w:r w:rsidR="00033BA2">
        <w:rPr>
          <w:rFonts w:ascii="Times New Roman" w:hAnsi="Times New Roman"/>
        </w:rPr>
        <w:t xml:space="preserve">its officers, agents, employees, customers, invitees, subtenants, contractors, subcontractors or anyone for whose act </w:t>
      </w:r>
      <w:r>
        <w:rPr>
          <w:rFonts w:ascii="Times New Roman" w:hAnsi="Times New Roman"/>
          <w:b/>
        </w:rPr>
        <w:t>TRUCKER</w:t>
      </w:r>
      <w:r w:rsidR="00033BA2" w:rsidRPr="00033BA2">
        <w:rPr>
          <w:rFonts w:ascii="Times New Roman" w:hAnsi="Times New Roman"/>
          <w:b/>
        </w:rPr>
        <w:t xml:space="preserve"> </w:t>
      </w:r>
      <w:r w:rsidR="00033BA2">
        <w:rPr>
          <w:rFonts w:ascii="Times New Roman" w:hAnsi="Times New Roman"/>
        </w:rPr>
        <w:t xml:space="preserve">may be liable.  </w:t>
      </w:r>
    </w:p>
    <w:p w14:paraId="785D5CC1" w14:textId="77777777" w:rsidR="008F5E0B" w:rsidDel="00CE1B2E" w:rsidRDefault="008F5E0B">
      <w:pPr>
        <w:ind w:left="720"/>
        <w:jc w:val="both"/>
        <w:rPr>
          <w:del w:id="31" w:author="Jennifer Smith" w:date="2021-02-17T09:27:00Z"/>
          <w:rFonts w:ascii="Times New Roman" w:hAnsi="Times New Roman"/>
        </w:rPr>
      </w:pPr>
    </w:p>
    <w:p w14:paraId="30BC613C" w14:textId="0EFD4726" w:rsidR="00C14917" w:rsidRPr="00F67E83" w:rsidRDefault="00CE1B2E" w:rsidP="00CE1B2E">
      <w:pPr>
        <w:widowControl/>
        <w:rPr>
          <w:rFonts w:ascii="Times New Roman" w:hAnsi="Times New Roman"/>
        </w:rPr>
        <w:pPrChange w:id="32" w:author="Jennifer Smith" w:date="2021-02-17T09:27:00Z">
          <w:pPr>
            <w:widowControl/>
            <w:numPr>
              <w:numId w:val="4"/>
            </w:numPr>
            <w:ind w:left="1800" w:hanging="720"/>
          </w:pPr>
        </w:pPrChange>
      </w:pPr>
      <w:ins w:id="33" w:author="Jennifer Smith" w:date="2021-02-17T09:27:00Z">
        <w:r>
          <w:rPr>
            <w:rFonts w:ascii="Times New Roman" w:hAnsi="Times New Roman"/>
          </w:rPr>
          <w:t xml:space="preserve">A. </w:t>
        </w:r>
      </w:ins>
      <w:r w:rsidR="001F1FCA">
        <w:rPr>
          <w:rFonts w:ascii="Times New Roman" w:hAnsi="Times New Roman"/>
        </w:rPr>
        <w:t>TRUCKER</w:t>
      </w:r>
      <w:r w:rsidR="00C14917" w:rsidRPr="00F67E83">
        <w:rPr>
          <w:rFonts w:ascii="Times New Roman" w:hAnsi="Times New Roman"/>
        </w:rPr>
        <w:t xml:space="preserve"> will indemnify the </w:t>
      </w:r>
      <w:r w:rsidR="00F67E83">
        <w:rPr>
          <w:rFonts w:ascii="Times New Roman" w:hAnsi="Times New Roman"/>
        </w:rPr>
        <w:t>MPA</w:t>
      </w:r>
      <w:r w:rsidR="00C14917" w:rsidRPr="00F67E83">
        <w:rPr>
          <w:rFonts w:ascii="Times New Roman" w:hAnsi="Times New Roman"/>
        </w:rPr>
        <w:t xml:space="preserve"> and the </w:t>
      </w:r>
      <w:commentRangeStart w:id="34"/>
      <w:r w:rsidR="00F67E83">
        <w:rPr>
          <w:rFonts w:ascii="Times New Roman" w:hAnsi="Times New Roman"/>
        </w:rPr>
        <w:t>MPA</w:t>
      </w:r>
      <w:r w:rsidR="00C14917" w:rsidRPr="00F67E83">
        <w:rPr>
          <w:rFonts w:ascii="Times New Roman" w:hAnsi="Times New Roman"/>
        </w:rPr>
        <w:t xml:space="preserve"> Facility Security Officer</w:t>
      </w:r>
      <w:r w:rsidR="00FE5252" w:rsidRPr="00F67E83">
        <w:rPr>
          <w:rFonts w:ascii="Times New Roman" w:hAnsi="Times New Roman"/>
        </w:rPr>
        <w:t xml:space="preserve"> </w:t>
      </w:r>
      <w:r w:rsidR="00C14917" w:rsidRPr="00F67E83">
        <w:rPr>
          <w:rFonts w:ascii="Times New Roman" w:hAnsi="Times New Roman"/>
        </w:rPr>
        <w:t>(FSO)</w:t>
      </w:r>
      <w:commentRangeEnd w:id="34"/>
      <w:r w:rsidR="006E5E35">
        <w:rPr>
          <w:rStyle w:val="CommentReference"/>
        </w:rPr>
        <w:commentReference w:id="34"/>
      </w:r>
      <w:r w:rsidR="00C14917" w:rsidRPr="00F67E83">
        <w:rPr>
          <w:rFonts w:ascii="Times New Roman" w:hAnsi="Times New Roman"/>
        </w:rPr>
        <w:t xml:space="preserve"> for and against any actual or alleged breach or non-performance of the Facility Security Plan (FSP) dated </w:t>
      </w:r>
      <w:r w:rsidR="001F1FCA">
        <w:rPr>
          <w:rFonts w:ascii="Times New Roman" w:hAnsi="Times New Roman"/>
        </w:rPr>
        <w:t>April</w:t>
      </w:r>
      <w:r w:rsidR="00F37E6B">
        <w:rPr>
          <w:rFonts w:ascii="Times New Roman" w:hAnsi="Times New Roman"/>
        </w:rPr>
        <w:t xml:space="preserve"> 6, 20</w:t>
      </w:r>
      <w:r w:rsidR="001F1FCA">
        <w:rPr>
          <w:rFonts w:ascii="Times New Roman" w:hAnsi="Times New Roman"/>
        </w:rPr>
        <w:t>2</w:t>
      </w:r>
      <w:r w:rsidR="00F37E6B">
        <w:rPr>
          <w:rFonts w:ascii="Times New Roman" w:hAnsi="Times New Roman"/>
        </w:rPr>
        <w:t>0</w:t>
      </w:r>
      <w:r w:rsidR="00F37E6B" w:rsidRPr="00F67E83">
        <w:rPr>
          <w:rFonts w:ascii="Times New Roman" w:hAnsi="Times New Roman"/>
        </w:rPr>
        <w:t xml:space="preserve">, </w:t>
      </w:r>
      <w:r w:rsidR="00F37E6B">
        <w:rPr>
          <w:rFonts w:ascii="Times New Roman" w:hAnsi="Times New Roman"/>
        </w:rPr>
        <w:t xml:space="preserve">or as </w:t>
      </w:r>
      <w:r w:rsidR="00C2755D">
        <w:rPr>
          <w:rFonts w:ascii="Times New Roman" w:hAnsi="Times New Roman"/>
        </w:rPr>
        <w:t xml:space="preserve">it may be </w:t>
      </w:r>
      <w:r w:rsidR="00F37E6B">
        <w:rPr>
          <w:rFonts w:ascii="Times New Roman" w:hAnsi="Times New Roman"/>
        </w:rPr>
        <w:t>amended</w:t>
      </w:r>
      <w:ins w:id="35" w:author="Leonard W. Langer" w:date="2015-03-03T16:21:00Z">
        <w:r w:rsidR="00C2755D">
          <w:rPr>
            <w:rFonts w:ascii="Times New Roman" w:hAnsi="Times New Roman"/>
          </w:rPr>
          <w:t xml:space="preserve"> </w:t>
        </w:r>
      </w:ins>
      <w:r w:rsidR="00C2755D">
        <w:rPr>
          <w:rFonts w:ascii="Times New Roman" w:hAnsi="Times New Roman"/>
        </w:rPr>
        <w:t>from time to time</w:t>
      </w:r>
      <w:r w:rsidR="00F37E6B">
        <w:rPr>
          <w:rFonts w:ascii="Times New Roman" w:hAnsi="Times New Roman"/>
        </w:rPr>
        <w:t xml:space="preserve">, </w:t>
      </w:r>
      <w:r w:rsidR="00C14917" w:rsidRPr="00F67E83">
        <w:rPr>
          <w:rFonts w:ascii="Times New Roman" w:hAnsi="Times New Roman"/>
        </w:rPr>
        <w:t>as may be caused by</w:t>
      </w:r>
      <w:r w:rsidR="00F37E6B">
        <w:rPr>
          <w:rFonts w:ascii="Times New Roman" w:hAnsi="Times New Roman"/>
        </w:rPr>
        <w:t>,</w:t>
      </w:r>
      <w:r w:rsidR="00C14917" w:rsidRPr="00F67E83">
        <w:rPr>
          <w:rFonts w:ascii="Times New Roman" w:hAnsi="Times New Roman"/>
        </w:rPr>
        <w:t xml:space="preserve"> or be the responsibility of </w:t>
      </w:r>
      <w:r w:rsidR="001F1FCA">
        <w:rPr>
          <w:rFonts w:ascii="Times New Roman" w:hAnsi="Times New Roman"/>
        </w:rPr>
        <w:t>TRUCKER</w:t>
      </w:r>
      <w:r w:rsidR="00C14917" w:rsidRPr="00F67E83">
        <w:rPr>
          <w:rFonts w:ascii="Times New Roman" w:hAnsi="Times New Roman"/>
        </w:rPr>
        <w:t>.</w:t>
      </w:r>
    </w:p>
    <w:p w14:paraId="45EAFDDC" w14:textId="77777777" w:rsidR="00C14917" w:rsidRPr="00F67E83" w:rsidRDefault="00C14917" w:rsidP="00F67E83">
      <w:pPr>
        <w:ind w:left="1800" w:hanging="720"/>
        <w:rPr>
          <w:rFonts w:ascii="Times New Roman" w:hAnsi="Times New Roman"/>
        </w:rPr>
      </w:pPr>
    </w:p>
    <w:p w14:paraId="6319AA33" w14:textId="572C0FE6" w:rsidR="00C14917" w:rsidRPr="00F67E83" w:rsidRDefault="00CE1B2E" w:rsidP="00CE1B2E">
      <w:pPr>
        <w:widowControl/>
        <w:rPr>
          <w:rFonts w:ascii="Times New Roman" w:hAnsi="Times New Roman"/>
        </w:rPr>
        <w:pPrChange w:id="36" w:author="Jennifer Smith" w:date="2021-02-17T09:28:00Z">
          <w:pPr>
            <w:widowControl/>
            <w:numPr>
              <w:numId w:val="4"/>
            </w:numPr>
            <w:ind w:left="1800" w:hanging="720"/>
          </w:pPr>
        </w:pPrChange>
      </w:pPr>
      <w:ins w:id="37" w:author="Jennifer Smith" w:date="2021-02-17T09:28:00Z">
        <w:r>
          <w:rPr>
            <w:rFonts w:ascii="Times New Roman" w:hAnsi="Times New Roman"/>
          </w:rPr>
          <w:lastRenderedPageBreak/>
          <w:t xml:space="preserve">B.  </w:t>
        </w:r>
      </w:ins>
      <w:r w:rsidR="001F1FCA">
        <w:rPr>
          <w:rFonts w:ascii="Times New Roman" w:hAnsi="Times New Roman"/>
        </w:rPr>
        <w:t>TRUCKER</w:t>
      </w:r>
      <w:r w:rsidR="00C14917" w:rsidRPr="00F67E83">
        <w:rPr>
          <w:rFonts w:ascii="Times New Roman" w:hAnsi="Times New Roman"/>
        </w:rPr>
        <w:t xml:space="preserve"> shall be joint and severally liable for any actual or alleged breaches or non-performance of its obligations under the FSP.</w:t>
      </w:r>
    </w:p>
    <w:p w14:paraId="6AA35917" w14:textId="77777777" w:rsidR="00C14917" w:rsidRPr="00F67E83" w:rsidRDefault="00C14917" w:rsidP="00F67E83">
      <w:pPr>
        <w:ind w:left="1800" w:hanging="720"/>
        <w:rPr>
          <w:rFonts w:ascii="Times New Roman" w:hAnsi="Times New Roman"/>
        </w:rPr>
      </w:pPr>
    </w:p>
    <w:p w14:paraId="179DBD25" w14:textId="57903736" w:rsidR="00C14917" w:rsidRPr="00F67E83" w:rsidRDefault="00CE1B2E" w:rsidP="00CE1B2E">
      <w:pPr>
        <w:widowControl/>
        <w:rPr>
          <w:rFonts w:ascii="Times New Roman" w:hAnsi="Times New Roman"/>
        </w:rPr>
        <w:pPrChange w:id="38" w:author="Jennifer Smith" w:date="2021-02-17T09:28:00Z">
          <w:pPr>
            <w:widowControl/>
            <w:numPr>
              <w:numId w:val="4"/>
            </w:numPr>
            <w:ind w:left="1800" w:hanging="720"/>
          </w:pPr>
        </w:pPrChange>
      </w:pPr>
      <w:ins w:id="39" w:author="Jennifer Smith" w:date="2021-02-17T09:28:00Z">
        <w:r>
          <w:rPr>
            <w:rFonts w:ascii="Times New Roman" w:hAnsi="Times New Roman"/>
          </w:rPr>
          <w:t xml:space="preserve">C.  </w:t>
        </w:r>
      </w:ins>
      <w:r w:rsidR="001F1FCA">
        <w:rPr>
          <w:rFonts w:ascii="Times New Roman" w:hAnsi="Times New Roman"/>
        </w:rPr>
        <w:t>TRUCKER</w:t>
      </w:r>
      <w:r w:rsidR="00C14917" w:rsidRPr="00F67E83">
        <w:rPr>
          <w:rFonts w:ascii="Times New Roman" w:hAnsi="Times New Roman"/>
        </w:rPr>
        <w:t xml:space="preserve"> shall agree to defend against and hold </w:t>
      </w:r>
      <w:r w:rsidR="00F67E83">
        <w:rPr>
          <w:rFonts w:ascii="Times New Roman" w:hAnsi="Times New Roman"/>
        </w:rPr>
        <w:t>the MPA</w:t>
      </w:r>
      <w:r w:rsidR="00C14917" w:rsidRPr="00F67E83">
        <w:rPr>
          <w:rFonts w:ascii="Times New Roman" w:hAnsi="Times New Roman"/>
        </w:rPr>
        <w:t xml:space="preserve"> and </w:t>
      </w:r>
      <w:commentRangeStart w:id="40"/>
      <w:r w:rsidR="00F67E83">
        <w:rPr>
          <w:rFonts w:ascii="Times New Roman" w:hAnsi="Times New Roman"/>
        </w:rPr>
        <w:t xml:space="preserve">the </w:t>
      </w:r>
      <w:r w:rsidR="00C14917" w:rsidRPr="00F67E83">
        <w:rPr>
          <w:rFonts w:ascii="Times New Roman" w:hAnsi="Times New Roman"/>
        </w:rPr>
        <w:t xml:space="preserve">FSO </w:t>
      </w:r>
      <w:commentRangeEnd w:id="40"/>
      <w:r w:rsidR="006E5E35">
        <w:rPr>
          <w:rStyle w:val="CommentReference"/>
        </w:rPr>
        <w:commentReference w:id="40"/>
      </w:r>
      <w:r w:rsidR="00C14917" w:rsidRPr="00F67E83">
        <w:rPr>
          <w:rFonts w:ascii="Times New Roman" w:hAnsi="Times New Roman"/>
        </w:rPr>
        <w:t xml:space="preserve">harmless from any actual or alleged breaches or any non-performance </w:t>
      </w:r>
      <w:proofErr w:type="gramStart"/>
      <w:r w:rsidR="00C14917" w:rsidRPr="00F67E83">
        <w:rPr>
          <w:rFonts w:ascii="Times New Roman" w:hAnsi="Times New Roman"/>
        </w:rPr>
        <w:t xml:space="preserve">of </w:t>
      </w:r>
      <w:r w:rsidR="00641F80" w:rsidRPr="00F67E83">
        <w:rPr>
          <w:rFonts w:ascii="Times New Roman" w:hAnsi="Times New Roman"/>
        </w:rPr>
        <w:t xml:space="preserve"> </w:t>
      </w:r>
      <w:r w:rsidR="001F1FCA">
        <w:rPr>
          <w:rFonts w:ascii="Times New Roman" w:hAnsi="Times New Roman"/>
        </w:rPr>
        <w:t>TRUCKER’s</w:t>
      </w:r>
      <w:proofErr w:type="gramEnd"/>
      <w:r w:rsidR="00C14917" w:rsidRPr="00F67E83">
        <w:rPr>
          <w:rFonts w:ascii="Times New Roman" w:hAnsi="Times New Roman"/>
        </w:rPr>
        <w:t xml:space="preserve"> obligations under the FSP.</w:t>
      </w:r>
    </w:p>
    <w:p w14:paraId="196DFC9A" w14:textId="77777777" w:rsidR="00C14917" w:rsidRPr="00F67E83" w:rsidRDefault="00C14917" w:rsidP="00F67E83">
      <w:pPr>
        <w:ind w:left="1800" w:hanging="720"/>
        <w:rPr>
          <w:rFonts w:ascii="Times New Roman" w:hAnsi="Times New Roman"/>
        </w:rPr>
      </w:pPr>
    </w:p>
    <w:p w14:paraId="2B80505A" w14:textId="676ACD50" w:rsidR="00C14917" w:rsidRPr="00F67E83" w:rsidRDefault="00CE1B2E" w:rsidP="00CE1B2E">
      <w:pPr>
        <w:widowControl/>
        <w:rPr>
          <w:rFonts w:ascii="Times New Roman" w:hAnsi="Times New Roman"/>
        </w:rPr>
        <w:pPrChange w:id="41" w:author="Jennifer Smith" w:date="2021-02-17T09:28:00Z">
          <w:pPr>
            <w:widowControl/>
            <w:numPr>
              <w:numId w:val="4"/>
            </w:numPr>
            <w:ind w:left="1800" w:hanging="720"/>
          </w:pPr>
        </w:pPrChange>
      </w:pPr>
      <w:ins w:id="42" w:author="Jennifer Smith" w:date="2021-02-17T09:28:00Z">
        <w:r>
          <w:rPr>
            <w:rFonts w:ascii="Times New Roman" w:hAnsi="Times New Roman"/>
          </w:rPr>
          <w:t xml:space="preserve">D.  </w:t>
        </w:r>
      </w:ins>
      <w:r w:rsidR="001F1FCA">
        <w:rPr>
          <w:rFonts w:ascii="Times New Roman" w:hAnsi="Times New Roman"/>
        </w:rPr>
        <w:t>TRUCKER</w:t>
      </w:r>
      <w:r w:rsidR="00C14917" w:rsidRPr="00F67E83">
        <w:rPr>
          <w:rFonts w:ascii="Times New Roman" w:hAnsi="Times New Roman"/>
        </w:rPr>
        <w:t xml:space="preserve"> shall pay </w:t>
      </w:r>
      <w:proofErr w:type="gramStart"/>
      <w:r w:rsidR="00C14917" w:rsidRPr="00F67E83">
        <w:rPr>
          <w:rFonts w:ascii="Times New Roman" w:hAnsi="Times New Roman"/>
        </w:rPr>
        <w:t>any and all</w:t>
      </w:r>
      <w:proofErr w:type="gramEnd"/>
      <w:r w:rsidR="00C14917" w:rsidRPr="00F67E83">
        <w:rPr>
          <w:rFonts w:ascii="Times New Roman" w:hAnsi="Times New Roman"/>
        </w:rPr>
        <w:t xml:space="preserve"> fines arising from any breach or non-performance of the FSP as may be caused by or be the responsibility of </w:t>
      </w:r>
      <w:commentRangeStart w:id="43"/>
      <w:r w:rsidR="00641F80" w:rsidRPr="00F67E83">
        <w:rPr>
          <w:rFonts w:ascii="Times New Roman" w:hAnsi="Times New Roman"/>
        </w:rPr>
        <w:t>t</w:t>
      </w:r>
      <w:commentRangeEnd w:id="43"/>
      <w:r w:rsidR="006E5E35">
        <w:rPr>
          <w:rStyle w:val="CommentReference"/>
        </w:rPr>
        <w:commentReference w:id="43"/>
      </w:r>
      <w:r w:rsidR="001F1FCA">
        <w:rPr>
          <w:rFonts w:ascii="Times New Roman" w:hAnsi="Times New Roman"/>
        </w:rPr>
        <w:t>he</w:t>
      </w:r>
      <w:r w:rsidR="0074378A" w:rsidRPr="00F67E83">
        <w:rPr>
          <w:rFonts w:ascii="Times New Roman" w:hAnsi="Times New Roman"/>
        </w:rPr>
        <w:t xml:space="preserve"> </w:t>
      </w:r>
      <w:r w:rsidR="001F1FCA">
        <w:rPr>
          <w:rFonts w:ascii="Times New Roman" w:hAnsi="Times New Roman"/>
        </w:rPr>
        <w:t>TRUCKER</w:t>
      </w:r>
      <w:r w:rsidR="00C14917" w:rsidRPr="00F67E83">
        <w:rPr>
          <w:rFonts w:ascii="Times New Roman" w:hAnsi="Times New Roman"/>
        </w:rPr>
        <w:t>.</w:t>
      </w:r>
    </w:p>
    <w:p w14:paraId="74974D35" w14:textId="77777777" w:rsidR="00C14917" w:rsidRPr="00F67E83" w:rsidRDefault="00C14917" w:rsidP="00F67E83">
      <w:pPr>
        <w:ind w:left="1800" w:hanging="720"/>
        <w:rPr>
          <w:rFonts w:ascii="Times New Roman" w:hAnsi="Times New Roman"/>
        </w:rPr>
      </w:pPr>
    </w:p>
    <w:p w14:paraId="6B79D327" w14:textId="728CF565" w:rsidR="00C14917" w:rsidRPr="00F67E83" w:rsidRDefault="00CE1B2E" w:rsidP="00CE1B2E">
      <w:pPr>
        <w:widowControl/>
        <w:rPr>
          <w:rFonts w:ascii="Times New Roman" w:hAnsi="Times New Roman"/>
        </w:rPr>
        <w:pPrChange w:id="44" w:author="Jennifer Smith" w:date="2021-02-17T09:28:00Z">
          <w:pPr>
            <w:widowControl/>
            <w:numPr>
              <w:numId w:val="4"/>
            </w:numPr>
            <w:ind w:left="1800" w:hanging="720"/>
          </w:pPr>
        </w:pPrChange>
      </w:pPr>
      <w:ins w:id="45" w:author="Jennifer Smith" w:date="2021-02-17T09:28:00Z">
        <w:r>
          <w:rPr>
            <w:rFonts w:ascii="Times New Roman" w:hAnsi="Times New Roman"/>
          </w:rPr>
          <w:t xml:space="preserve">E.  </w:t>
        </w:r>
      </w:ins>
      <w:r w:rsidR="001F1FCA">
        <w:rPr>
          <w:rFonts w:ascii="Times New Roman" w:hAnsi="Times New Roman"/>
        </w:rPr>
        <w:t>TRUCKER</w:t>
      </w:r>
      <w:r w:rsidR="00C14917" w:rsidRPr="00F67E83">
        <w:rPr>
          <w:rFonts w:ascii="Times New Roman" w:hAnsi="Times New Roman"/>
        </w:rPr>
        <w:t xml:space="preserve"> shall promptly reimburse the </w:t>
      </w:r>
      <w:r w:rsidR="00F67E83">
        <w:rPr>
          <w:rFonts w:ascii="Times New Roman" w:hAnsi="Times New Roman"/>
        </w:rPr>
        <w:t>MPA</w:t>
      </w:r>
      <w:r w:rsidR="00C14917" w:rsidRPr="00F67E83">
        <w:rPr>
          <w:rFonts w:ascii="Times New Roman" w:hAnsi="Times New Roman"/>
        </w:rPr>
        <w:t xml:space="preserve"> for </w:t>
      </w:r>
      <w:proofErr w:type="gramStart"/>
      <w:r w:rsidR="00C14917" w:rsidRPr="00F67E83">
        <w:rPr>
          <w:rFonts w:ascii="Times New Roman" w:hAnsi="Times New Roman"/>
        </w:rPr>
        <w:t>any and all</w:t>
      </w:r>
      <w:proofErr w:type="gramEnd"/>
      <w:r w:rsidR="00C14917" w:rsidRPr="00F67E83">
        <w:rPr>
          <w:rFonts w:ascii="Times New Roman" w:hAnsi="Times New Roman"/>
        </w:rPr>
        <w:t xml:space="preserve"> expenses related to any violations, breach or non-performance of the FSP.</w:t>
      </w:r>
    </w:p>
    <w:p w14:paraId="60BE543B" w14:textId="77777777" w:rsidR="00B073E1" w:rsidRDefault="00B073E1">
      <w:pPr>
        <w:tabs>
          <w:tab w:val="left" w:pos="-1080"/>
          <w:tab w:val="left" w:pos="-720"/>
          <w:tab w:val="left" w:pos="0"/>
          <w:tab w:val="left" w:pos="720"/>
          <w:tab w:val="left" w:pos="1260"/>
          <w:tab w:val="left" w:pos="2160"/>
        </w:tabs>
        <w:jc w:val="both"/>
        <w:rPr>
          <w:rFonts w:ascii="Times New Roman" w:hAnsi="Times New Roman"/>
          <w:b/>
        </w:rPr>
      </w:pPr>
    </w:p>
    <w:p w14:paraId="00B233C7" w14:textId="53F17F6D" w:rsidR="00B073E1" w:rsidRDefault="007A6A76">
      <w:pPr>
        <w:tabs>
          <w:tab w:val="left" w:pos="-1080"/>
          <w:tab w:val="left" w:pos="-720"/>
          <w:tab w:val="left" w:pos="0"/>
          <w:tab w:val="left" w:pos="720"/>
          <w:tab w:val="left" w:pos="1260"/>
          <w:tab w:val="left" w:pos="2160"/>
        </w:tabs>
        <w:jc w:val="both"/>
        <w:rPr>
          <w:rFonts w:ascii="Times New Roman" w:hAnsi="Times New Roman"/>
          <w:b/>
        </w:rPr>
      </w:pPr>
      <w:r>
        <w:rPr>
          <w:rFonts w:ascii="Times New Roman" w:hAnsi="Times New Roman"/>
          <w:b/>
        </w:rPr>
        <w:t>4</w:t>
      </w:r>
      <w:r w:rsidR="00B073E1">
        <w:rPr>
          <w:rFonts w:ascii="Times New Roman" w:hAnsi="Times New Roman"/>
          <w:b/>
        </w:rPr>
        <w:t>.</w:t>
      </w:r>
      <w:r w:rsidR="00B073E1">
        <w:rPr>
          <w:rFonts w:ascii="Times New Roman" w:hAnsi="Times New Roman"/>
          <w:b/>
        </w:rPr>
        <w:tab/>
      </w:r>
      <w:r w:rsidR="00B073E1">
        <w:rPr>
          <w:rFonts w:ascii="Times New Roman" w:hAnsi="Times New Roman"/>
          <w:b/>
          <w:u w:val="single"/>
        </w:rPr>
        <w:t>Insurance</w:t>
      </w:r>
      <w:r w:rsidR="00B073E1">
        <w:rPr>
          <w:rFonts w:ascii="Times New Roman" w:hAnsi="Times New Roman"/>
          <w:b/>
        </w:rPr>
        <w:t>.</w:t>
      </w:r>
      <w:r w:rsidR="00B073E1">
        <w:rPr>
          <w:rFonts w:ascii="Times New Roman" w:hAnsi="Times New Roman"/>
        </w:rPr>
        <w:t xml:space="preserve">  </w:t>
      </w:r>
    </w:p>
    <w:p w14:paraId="4F7912B0" w14:textId="77777777" w:rsidR="00B073E1" w:rsidRDefault="00B073E1">
      <w:pPr>
        <w:tabs>
          <w:tab w:val="left" w:pos="-1080"/>
          <w:tab w:val="left" w:pos="-720"/>
          <w:tab w:val="left" w:pos="0"/>
          <w:tab w:val="left" w:pos="720"/>
          <w:tab w:val="left" w:pos="1260"/>
          <w:tab w:val="left" w:pos="2160"/>
        </w:tabs>
        <w:jc w:val="both"/>
        <w:rPr>
          <w:rFonts w:ascii="Times New Roman" w:hAnsi="Times New Roman"/>
          <w:b/>
        </w:rPr>
      </w:pPr>
    </w:p>
    <w:p w14:paraId="72CEC905" w14:textId="45515013" w:rsidR="00B073E1" w:rsidRDefault="001F1FCA">
      <w:pPr>
        <w:tabs>
          <w:tab w:val="left" w:pos="-1080"/>
          <w:tab w:val="left" w:pos="-720"/>
          <w:tab w:val="left" w:pos="0"/>
          <w:tab w:val="left" w:pos="720"/>
          <w:tab w:val="left" w:pos="1260"/>
          <w:tab w:val="left" w:pos="2160"/>
        </w:tabs>
        <w:ind w:firstLine="720"/>
        <w:jc w:val="both"/>
        <w:rPr>
          <w:rFonts w:ascii="Times New Roman" w:hAnsi="Times New Roman"/>
        </w:rPr>
      </w:pPr>
      <w:r>
        <w:rPr>
          <w:rFonts w:ascii="Times New Roman" w:hAnsi="Times New Roman"/>
          <w:b/>
        </w:rPr>
        <w:t>TRUCKER</w:t>
      </w:r>
      <w:r w:rsidR="00B073E1">
        <w:rPr>
          <w:rFonts w:ascii="Times New Roman" w:hAnsi="Times New Roman"/>
          <w:b/>
        </w:rPr>
        <w:t xml:space="preserve"> </w:t>
      </w:r>
      <w:r w:rsidR="00B073E1">
        <w:rPr>
          <w:rFonts w:ascii="Times New Roman" w:hAnsi="Times New Roman"/>
        </w:rPr>
        <w:t>shall procure and maintain, or cause to be procured and maintained:</w:t>
      </w:r>
    </w:p>
    <w:p w14:paraId="0202BD61" w14:textId="77777777" w:rsidR="00B073E1" w:rsidRDefault="00B073E1" w:rsidP="007962B5">
      <w:pPr>
        <w:jc w:val="both"/>
        <w:rPr>
          <w:rFonts w:ascii="Times New Roman" w:hAnsi="Times New Roman"/>
        </w:rPr>
      </w:pPr>
    </w:p>
    <w:p w14:paraId="3E27EFC1" w14:textId="3A833D7A" w:rsidR="00B073E1" w:rsidRPr="00CE1B2E" w:rsidRDefault="00CE1B2E" w:rsidP="00CE1B2E">
      <w:pPr>
        <w:jc w:val="both"/>
        <w:rPr>
          <w:rFonts w:ascii="Times New Roman" w:hAnsi="Times New Roman"/>
          <w:rPrChange w:id="46" w:author="Jennifer Smith" w:date="2021-02-17T09:29:00Z">
            <w:rPr/>
          </w:rPrChange>
        </w:rPr>
        <w:pPrChange w:id="47" w:author="Jennifer Smith" w:date="2021-02-17T09:29:00Z">
          <w:pPr>
            <w:pStyle w:val="ListParagraph"/>
            <w:numPr>
              <w:numId w:val="6"/>
            </w:numPr>
            <w:jc w:val="both"/>
          </w:pPr>
        </w:pPrChange>
      </w:pPr>
      <w:ins w:id="48" w:author="Jennifer Smith" w:date="2021-02-17T09:29:00Z">
        <w:r>
          <w:rPr>
            <w:rFonts w:ascii="Times New Roman" w:hAnsi="Times New Roman"/>
            <w:u w:val="single"/>
          </w:rPr>
          <w:t xml:space="preserve">A.  </w:t>
        </w:r>
      </w:ins>
      <w:r w:rsidR="00B073E1" w:rsidRPr="00CE1B2E">
        <w:rPr>
          <w:rFonts w:ascii="Times New Roman" w:hAnsi="Times New Roman"/>
          <w:u w:val="single"/>
          <w:rPrChange w:id="49" w:author="Jennifer Smith" w:date="2021-02-17T09:29:00Z">
            <w:rPr>
              <w:u w:val="single"/>
            </w:rPr>
          </w:rPrChange>
        </w:rPr>
        <w:t>Commercial General Liability and Property Damage Insurance</w:t>
      </w:r>
      <w:r w:rsidR="00B073E1" w:rsidRPr="00CE1B2E">
        <w:rPr>
          <w:rFonts w:ascii="Times New Roman" w:hAnsi="Times New Roman"/>
          <w:rPrChange w:id="50" w:author="Jennifer Smith" w:date="2021-02-17T09:29:00Z">
            <w:rPr/>
          </w:rPrChange>
        </w:rPr>
        <w:t xml:space="preserve">.   The </w:t>
      </w:r>
      <w:r w:rsidR="00863B9B" w:rsidRPr="00CE1B2E">
        <w:rPr>
          <w:rFonts w:ascii="Times New Roman" w:hAnsi="Times New Roman"/>
          <w:b/>
          <w:rPrChange w:id="51" w:author="Jennifer Smith" w:date="2021-02-17T09:29:00Z">
            <w:rPr>
              <w:b/>
            </w:rPr>
          </w:rPrChange>
        </w:rPr>
        <w:t>TRUCKER</w:t>
      </w:r>
      <w:r w:rsidR="00B073E1" w:rsidRPr="00CE1B2E">
        <w:rPr>
          <w:rFonts w:ascii="Times New Roman" w:hAnsi="Times New Roman"/>
          <w:rPrChange w:id="52" w:author="Jennifer Smith" w:date="2021-02-17T09:29:00Z">
            <w:rPr/>
          </w:rPrChange>
        </w:rPr>
        <w:t xml:space="preserve"> shall procure and maintain, at its own cost, and show evidence to the </w:t>
      </w:r>
      <w:r w:rsidR="007962B5" w:rsidRPr="00CE1B2E">
        <w:rPr>
          <w:rFonts w:ascii="Times New Roman" w:hAnsi="Times New Roman"/>
          <w:b/>
          <w:rPrChange w:id="53" w:author="Jennifer Smith" w:date="2021-02-17T09:29:00Z">
            <w:rPr>
              <w:b/>
            </w:rPr>
          </w:rPrChange>
        </w:rPr>
        <w:t>MPA</w:t>
      </w:r>
      <w:r w:rsidR="00B073E1" w:rsidRPr="00CE1B2E">
        <w:rPr>
          <w:rFonts w:ascii="Times New Roman" w:hAnsi="Times New Roman"/>
          <w:rPrChange w:id="54" w:author="Jennifer Smith" w:date="2021-02-17T09:29:00Z">
            <w:rPr/>
          </w:rPrChange>
        </w:rPr>
        <w:t xml:space="preserve"> of Commercial General Liability and Property Damage Insurance on an occurr</w:t>
      </w:r>
      <w:ins w:id="55" w:author="Jennifer Smith" w:date="2021-02-17T09:29:00Z">
        <w:r>
          <w:rPr>
            <w:rFonts w:ascii="Times New Roman" w:hAnsi="Times New Roman"/>
          </w:rPr>
          <w:t>ing</w:t>
        </w:r>
      </w:ins>
      <w:del w:id="56" w:author="Jennifer Smith" w:date="2021-02-17T09:29:00Z">
        <w:r w:rsidR="00B073E1" w:rsidRPr="00CE1B2E" w:rsidDel="00CE1B2E">
          <w:rPr>
            <w:rFonts w:ascii="Times New Roman" w:hAnsi="Times New Roman"/>
            <w:rPrChange w:id="57" w:author="Jennifer Smith" w:date="2021-02-17T09:29:00Z">
              <w:rPr/>
            </w:rPrChange>
          </w:rPr>
          <w:delText>ence</w:delText>
        </w:r>
      </w:del>
      <w:r w:rsidR="00B073E1" w:rsidRPr="00CE1B2E">
        <w:rPr>
          <w:rFonts w:ascii="Times New Roman" w:hAnsi="Times New Roman"/>
          <w:rPrChange w:id="58" w:author="Jennifer Smith" w:date="2021-02-17T09:29:00Z">
            <w:rPr/>
          </w:rPrChange>
        </w:rPr>
        <w:t xml:space="preserve"> basis, including special broad form property damage coverage, to protect the </w:t>
      </w:r>
      <w:r w:rsidR="007962B5" w:rsidRPr="00CE1B2E">
        <w:rPr>
          <w:rFonts w:ascii="Times New Roman" w:hAnsi="Times New Roman"/>
          <w:b/>
          <w:rPrChange w:id="59" w:author="Jennifer Smith" w:date="2021-02-17T09:29:00Z">
            <w:rPr>
              <w:b/>
            </w:rPr>
          </w:rPrChange>
        </w:rPr>
        <w:t>MPA</w:t>
      </w:r>
      <w:r w:rsidR="00B073E1" w:rsidRPr="00CE1B2E">
        <w:rPr>
          <w:rFonts w:ascii="Times New Roman" w:hAnsi="Times New Roman"/>
          <w:rPrChange w:id="60" w:author="Jennifer Smith" w:date="2021-02-17T09:29:00Z">
            <w:rPr/>
          </w:rPrChange>
        </w:rPr>
        <w:t xml:space="preserve"> and </w:t>
      </w:r>
      <w:r w:rsidR="00863B9B" w:rsidRPr="00CE1B2E">
        <w:rPr>
          <w:rFonts w:ascii="Times New Roman" w:hAnsi="Times New Roman"/>
          <w:b/>
          <w:rPrChange w:id="61" w:author="Jennifer Smith" w:date="2021-02-17T09:29:00Z">
            <w:rPr>
              <w:b/>
            </w:rPr>
          </w:rPrChange>
        </w:rPr>
        <w:t>TRUCKER</w:t>
      </w:r>
      <w:r w:rsidR="00B073E1" w:rsidRPr="00CE1B2E">
        <w:rPr>
          <w:rFonts w:ascii="Times New Roman" w:hAnsi="Times New Roman"/>
          <w:rPrChange w:id="62" w:author="Jennifer Smith" w:date="2021-02-17T09:29:00Z">
            <w:rPr/>
          </w:rPrChange>
        </w:rPr>
        <w:t xml:space="preserve"> from claims and damages which may arise from operations upon the Terminal or under this </w:t>
      </w:r>
      <w:r w:rsidR="00B073E1" w:rsidRPr="00CE1B2E">
        <w:rPr>
          <w:rFonts w:ascii="Times New Roman" w:hAnsi="Times New Roman"/>
          <w:b/>
          <w:rPrChange w:id="63" w:author="Jennifer Smith" w:date="2021-02-17T09:29:00Z">
            <w:rPr>
              <w:b/>
            </w:rPr>
          </w:rPrChange>
        </w:rPr>
        <w:t xml:space="preserve">LICENSE, </w:t>
      </w:r>
      <w:r w:rsidR="00B073E1" w:rsidRPr="00CE1B2E">
        <w:rPr>
          <w:rFonts w:ascii="Times New Roman" w:hAnsi="Times New Roman"/>
          <w:rPrChange w:id="64" w:author="Jennifer Smith" w:date="2021-02-17T09:29:00Z">
            <w:rPr/>
          </w:rPrChange>
        </w:rPr>
        <w:t xml:space="preserve">whether such operations shall be performed by the </w:t>
      </w:r>
      <w:r w:rsidR="00863B9B" w:rsidRPr="00CE1B2E">
        <w:rPr>
          <w:rFonts w:ascii="Times New Roman" w:hAnsi="Times New Roman"/>
          <w:b/>
          <w:rPrChange w:id="65" w:author="Jennifer Smith" w:date="2021-02-17T09:29:00Z">
            <w:rPr>
              <w:b/>
            </w:rPr>
          </w:rPrChange>
        </w:rPr>
        <w:t>TRUCKER</w:t>
      </w:r>
      <w:r w:rsidR="00B073E1" w:rsidRPr="00CE1B2E">
        <w:rPr>
          <w:rFonts w:ascii="Times New Roman" w:hAnsi="Times New Roman"/>
          <w:rPrChange w:id="66" w:author="Jennifer Smith" w:date="2021-02-17T09:29:00Z">
            <w:rPr/>
          </w:rPrChange>
        </w:rPr>
        <w:t xml:space="preserve"> or by anyone directly or indirectly employed by it, in the types and minimum amounts set forth below:</w:t>
      </w:r>
    </w:p>
    <w:p w14:paraId="1D259DD4" w14:textId="57DA4491" w:rsidR="00857E8A" w:rsidRDefault="00857E8A">
      <w:pPr>
        <w:tabs>
          <w:tab w:val="left" w:pos="-1080"/>
          <w:tab w:val="left" w:pos="-720"/>
          <w:tab w:val="left" w:pos="0"/>
          <w:tab w:val="left" w:pos="720"/>
          <w:tab w:val="left" w:pos="1260"/>
          <w:tab w:val="left" w:pos="2160"/>
        </w:tabs>
        <w:ind w:left="720"/>
        <w:jc w:val="both"/>
        <w:rPr>
          <w:ins w:id="67" w:author="Jennifer Smith" w:date="2021-02-17T09:29:00Z"/>
          <w:rFonts w:ascii="Times New Roman" w:hAnsi="Times New Roman"/>
        </w:rPr>
      </w:pPr>
    </w:p>
    <w:p w14:paraId="6B8540F2" w14:textId="72196EAF" w:rsidR="00CE1B2E" w:rsidDel="00CE1B2E" w:rsidRDefault="00CE1B2E">
      <w:pPr>
        <w:tabs>
          <w:tab w:val="left" w:pos="-1080"/>
          <w:tab w:val="left" w:pos="-720"/>
          <w:tab w:val="left" w:pos="0"/>
          <w:tab w:val="left" w:pos="720"/>
          <w:tab w:val="left" w:pos="1260"/>
          <w:tab w:val="left" w:pos="2160"/>
        </w:tabs>
        <w:ind w:left="720"/>
        <w:jc w:val="both"/>
        <w:rPr>
          <w:del w:id="68" w:author="Jennifer Smith" w:date="2021-02-17T09:29:00Z"/>
          <w:rFonts w:ascii="Times New Roman" w:hAnsi="Times New Roman"/>
        </w:rPr>
      </w:pPr>
    </w:p>
    <w:p w14:paraId="472488E9" w14:textId="382201A5" w:rsidR="00C2755D" w:rsidDel="00CE1B2E" w:rsidRDefault="00C2755D">
      <w:pPr>
        <w:widowControl/>
        <w:rPr>
          <w:del w:id="69" w:author="Jennifer Smith" w:date="2021-02-17T09:29:00Z"/>
          <w:rFonts w:ascii="Times New Roman" w:hAnsi="Times New Roman"/>
          <w:u w:val="single"/>
        </w:rPr>
      </w:pPr>
      <w:del w:id="70" w:author="Jennifer Smith" w:date="2021-02-17T09:29:00Z">
        <w:r w:rsidDel="00CE1B2E">
          <w:rPr>
            <w:rFonts w:ascii="Times New Roman" w:hAnsi="Times New Roman"/>
            <w:u w:val="single"/>
          </w:rPr>
          <w:br w:type="page"/>
        </w:r>
      </w:del>
    </w:p>
    <w:p w14:paraId="5FA523A4" w14:textId="77777777" w:rsidR="00857E8A" w:rsidRPr="00DB442D" w:rsidRDefault="00857E8A" w:rsidP="00CE1B2E">
      <w:pPr>
        <w:widowControl/>
        <w:rPr>
          <w:rFonts w:ascii="Times New Roman" w:hAnsi="Times New Roman"/>
        </w:rPr>
        <w:pPrChange w:id="71" w:author="Jennifer Smith" w:date="2021-02-17T09:29:00Z">
          <w:pPr>
            <w:ind w:firstLine="720"/>
            <w:jc w:val="both"/>
          </w:pPr>
        </w:pPrChange>
      </w:pPr>
      <w:r w:rsidRPr="00DB442D">
        <w:rPr>
          <w:rFonts w:ascii="Times New Roman" w:hAnsi="Times New Roman"/>
          <w:u w:val="single"/>
        </w:rPr>
        <w:lastRenderedPageBreak/>
        <w:t>Description</w:t>
      </w:r>
      <w:r w:rsidRPr="00DB442D">
        <w:rPr>
          <w:rFonts w:ascii="Times New Roman" w:hAnsi="Times New Roman"/>
        </w:rPr>
        <w:t xml:space="preserve">          </w:t>
      </w:r>
      <w:r w:rsidRPr="00DB442D">
        <w:rPr>
          <w:rFonts w:ascii="Times New Roman" w:hAnsi="Times New Roman"/>
        </w:rPr>
        <w:tab/>
      </w:r>
      <w:r w:rsidRPr="00DB442D">
        <w:rPr>
          <w:rFonts w:ascii="Times New Roman" w:hAnsi="Times New Roman"/>
        </w:rPr>
        <w:tab/>
      </w:r>
      <w:r w:rsidRPr="00DB442D">
        <w:rPr>
          <w:rFonts w:ascii="Times New Roman" w:hAnsi="Times New Roman"/>
        </w:rPr>
        <w:tab/>
      </w:r>
      <w:r w:rsidRPr="00DB442D">
        <w:rPr>
          <w:rFonts w:ascii="Times New Roman" w:hAnsi="Times New Roman"/>
        </w:rPr>
        <w:tab/>
      </w:r>
      <w:r w:rsidRPr="00DB442D">
        <w:rPr>
          <w:rFonts w:ascii="Times New Roman" w:hAnsi="Times New Roman"/>
          <w:u w:val="single"/>
        </w:rPr>
        <w:t>Coverage</w:t>
      </w:r>
      <w:r w:rsidRPr="00DB442D">
        <w:rPr>
          <w:rFonts w:ascii="Times New Roman" w:hAnsi="Times New Roman"/>
        </w:rPr>
        <w:t xml:space="preserve">        </w:t>
      </w:r>
      <w:r w:rsidRPr="00DB442D">
        <w:rPr>
          <w:rFonts w:ascii="Times New Roman" w:hAnsi="Times New Roman"/>
          <w:u w:val="single"/>
        </w:rPr>
        <w:t>Each Occurrence</w:t>
      </w:r>
    </w:p>
    <w:p w14:paraId="5D5531FA" w14:textId="77777777" w:rsidR="00857E8A" w:rsidRPr="00DB442D" w:rsidRDefault="00857E8A" w:rsidP="00857E8A">
      <w:pPr>
        <w:tabs>
          <w:tab w:val="left" w:pos="-1080"/>
          <w:tab w:val="left" w:pos="-720"/>
          <w:tab w:val="left" w:pos="0"/>
          <w:tab w:val="left" w:pos="900"/>
          <w:tab w:val="left" w:pos="1260"/>
          <w:tab w:val="left" w:pos="2160"/>
        </w:tabs>
        <w:ind w:firstLine="900"/>
        <w:jc w:val="both"/>
        <w:rPr>
          <w:rFonts w:ascii="Times New Roman" w:hAnsi="Times New Roman"/>
        </w:rPr>
      </w:pPr>
    </w:p>
    <w:p w14:paraId="286B3723" w14:textId="4A3DCDCE" w:rsidR="00857E8A" w:rsidRPr="00DB442D" w:rsidRDefault="00857E8A" w:rsidP="00E73AE2">
      <w:pPr>
        <w:ind w:firstLine="720"/>
        <w:jc w:val="both"/>
        <w:rPr>
          <w:rFonts w:ascii="Times New Roman" w:hAnsi="Times New Roman"/>
        </w:rPr>
      </w:pPr>
      <w:r w:rsidRPr="00DB442D">
        <w:rPr>
          <w:rFonts w:ascii="Times New Roman" w:hAnsi="Times New Roman"/>
        </w:rPr>
        <w:t>(</w:t>
      </w:r>
      <w:proofErr w:type="spellStart"/>
      <w:r w:rsidRPr="00DB442D">
        <w:rPr>
          <w:rFonts w:ascii="Times New Roman" w:hAnsi="Times New Roman"/>
        </w:rPr>
        <w:t>i</w:t>
      </w:r>
      <w:proofErr w:type="spellEnd"/>
      <w:r w:rsidRPr="00DB442D">
        <w:rPr>
          <w:rFonts w:ascii="Times New Roman" w:hAnsi="Times New Roman"/>
        </w:rPr>
        <w:t xml:space="preserve">)  </w:t>
      </w:r>
      <w:r w:rsidR="00E73AE2">
        <w:rPr>
          <w:rFonts w:ascii="Times New Roman" w:hAnsi="Times New Roman"/>
        </w:rPr>
        <w:t xml:space="preserve"> </w:t>
      </w:r>
      <w:r w:rsidRPr="00DB442D">
        <w:rPr>
          <w:rFonts w:ascii="Times New Roman" w:hAnsi="Times New Roman"/>
        </w:rPr>
        <w:t>CGL,</w:t>
      </w:r>
      <w:r w:rsidRPr="00DB442D">
        <w:rPr>
          <w:rFonts w:ascii="Times New Roman" w:hAnsi="Times New Roman"/>
        </w:rPr>
        <w:tab/>
      </w:r>
      <w:r w:rsidRPr="00DB442D">
        <w:rPr>
          <w:rFonts w:ascii="Times New Roman" w:hAnsi="Times New Roman"/>
        </w:rPr>
        <w:tab/>
        <w:t xml:space="preserve">    </w:t>
      </w:r>
      <w:r w:rsidRPr="00DB442D">
        <w:rPr>
          <w:rFonts w:ascii="Times New Roman" w:hAnsi="Times New Roman"/>
        </w:rPr>
        <w:tab/>
      </w:r>
      <w:r w:rsidRPr="00DB442D">
        <w:rPr>
          <w:rFonts w:ascii="Times New Roman" w:hAnsi="Times New Roman"/>
        </w:rPr>
        <w:tab/>
      </w:r>
      <w:r w:rsidRPr="00DB442D">
        <w:rPr>
          <w:rFonts w:ascii="Times New Roman" w:hAnsi="Times New Roman"/>
        </w:rPr>
        <w:tab/>
        <w:t>B.I./Death       $</w:t>
      </w:r>
      <w:r w:rsidR="00863B9B">
        <w:rPr>
          <w:rFonts w:ascii="Times New Roman" w:hAnsi="Times New Roman"/>
        </w:rPr>
        <w:t>1</w:t>
      </w:r>
      <w:r w:rsidRPr="00DB442D">
        <w:rPr>
          <w:rFonts w:ascii="Times New Roman" w:hAnsi="Times New Roman"/>
        </w:rPr>
        <w:t>,000,000.00</w:t>
      </w:r>
    </w:p>
    <w:p w14:paraId="342F0219" w14:textId="3EC3DBAB" w:rsidR="00857E8A" w:rsidRPr="00DB442D" w:rsidRDefault="00863B9B" w:rsidP="00E73AE2">
      <w:pPr>
        <w:ind w:left="720" w:firstLine="720"/>
        <w:jc w:val="both"/>
        <w:rPr>
          <w:rFonts w:ascii="Times New Roman" w:hAnsi="Times New Roman"/>
        </w:rPr>
      </w:pPr>
      <w:r>
        <w:rPr>
          <w:rFonts w:ascii="Times New Roman" w:hAnsi="Times New Roman"/>
        </w:rPr>
        <w:tab/>
      </w:r>
      <w:r>
        <w:rPr>
          <w:rFonts w:ascii="Times New Roman" w:hAnsi="Times New Roman"/>
        </w:rPr>
        <w:tab/>
      </w:r>
      <w:r w:rsidR="00857E8A" w:rsidRPr="00DB442D">
        <w:rPr>
          <w:rFonts w:ascii="Times New Roman" w:hAnsi="Times New Roman"/>
        </w:rPr>
        <w:tab/>
      </w:r>
      <w:r w:rsidR="00857E8A" w:rsidRPr="00DB442D">
        <w:rPr>
          <w:rFonts w:ascii="Times New Roman" w:hAnsi="Times New Roman"/>
        </w:rPr>
        <w:tab/>
      </w:r>
      <w:r w:rsidR="00857E8A" w:rsidRPr="00DB442D">
        <w:rPr>
          <w:rFonts w:ascii="Times New Roman" w:hAnsi="Times New Roman"/>
        </w:rPr>
        <w:tab/>
        <w:t xml:space="preserve">P.D.            </w:t>
      </w:r>
      <w:r w:rsidR="00857E8A" w:rsidRPr="00DB442D">
        <w:rPr>
          <w:rFonts w:ascii="Times New Roman" w:hAnsi="Times New Roman"/>
        </w:rPr>
        <w:tab/>
        <w:t>$</w:t>
      </w:r>
      <w:r>
        <w:rPr>
          <w:rFonts w:ascii="Times New Roman" w:hAnsi="Times New Roman"/>
        </w:rPr>
        <w:t>1</w:t>
      </w:r>
      <w:r w:rsidR="00857E8A" w:rsidRPr="00DB442D">
        <w:rPr>
          <w:rFonts w:ascii="Times New Roman" w:hAnsi="Times New Roman"/>
        </w:rPr>
        <w:t>,000,000.00</w:t>
      </w:r>
    </w:p>
    <w:p w14:paraId="0A703E65" w14:textId="50ABF481" w:rsidR="00857E8A" w:rsidRPr="00DB442D" w:rsidRDefault="00857E8A" w:rsidP="00B0605D">
      <w:pPr>
        <w:ind w:firstLine="720"/>
        <w:jc w:val="both"/>
        <w:rPr>
          <w:rFonts w:ascii="Times New Roman" w:hAnsi="Times New Roman"/>
        </w:rPr>
      </w:pPr>
      <w:r w:rsidRPr="00DB442D">
        <w:rPr>
          <w:rFonts w:ascii="Times New Roman" w:hAnsi="Times New Roman"/>
        </w:rPr>
        <w:tab/>
        <w:t xml:space="preserve">     </w:t>
      </w:r>
      <w:r w:rsidRPr="00DB442D">
        <w:rPr>
          <w:rFonts w:ascii="Times New Roman" w:hAnsi="Times New Roman"/>
        </w:rPr>
        <w:tab/>
      </w:r>
    </w:p>
    <w:p w14:paraId="0F165CD8" w14:textId="77777777" w:rsidR="00857E8A" w:rsidRPr="00DB442D" w:rsidRDefault="00857E8A" w:rsidP="00857E8A">
      <w:pPr>
        <w:tabs>
          <w:tab w:val="left" w:pos="-1080"/>
          <w:tab w:val="left" w:pos="-720"/>
          <w:tab w:val="left" w:pos="0"/>
          <w:tab w:val="left" w:pos="900"/>
          <w:tab w:val="left" w:pos="1260"/>
          <w:tab w:val="left" w:pos="2160"/>
        </w:tabs>
        <w:jc w:val="both"/>
        <w:rPr>
          <w:rFonts w:ascii="Times New Roman" w:hAnsi="Times New Roman"/>
        </w:rPr>
      </w:pPr>
    </w:p>
    <w:p w14:paraId="67F48E20" w14:textId="4C56D0B3" w:rsidR="00857E8A" w:rsidRPr="00DB442D" w:rsidRDefault="00857E8A" w:rsidP="00B0605D">
      <w:pPr>
        <w:ind w:firstLine="720"/>
        <w:jc w:val="both"/>
        <w:rPr>
          <w:rFonts w:ascii="Times New Roman" w:hAnsi="Times New Roman"/>
        </w:rPr>
      </w:pPr>
      <w:r w:rsidRPr="00DB442D">
        <w:rPr>
          <w:rFonts w:ascii="Times New Roman" w:hAnsi="Times New Roman"/>
        </w:rPr>
        <w:t xml:space="preserve">(ii) Vehicle </w:t>
      </w:r>
      <w:proofErr w:type="gramStart"/>
      <w:r w:rsidRPr="00DB442D">
        <w:rPr>
          <w:rFonts w:ascii="Times New Roman" w:hAnsi="Times New Roman"/>
        </w:rPr>
        <w:t xml:space="preserve">Liability,   </w:t>
      </w:r>
      <w:proofErr w:type="gramEnd"/>
      <w:r w:rsidRPr="00DB442D">
        <w:rPr>
          <w:rFonts w:ascii="Times New Roman" w:hAnsi="Times New Roman"/>
        </w:rPr>
        <w:tab/>
      </w:r>
      <w:r w:rsidRPr="00DB442D">
        <w:rPr>
          <w:rFonts w:ascii="Times New Roman" w:hAnsi="Times New Roman"/>
        </w:rPr>
        <w:tab/>
      </w:r>
      <w:r w:rsidRPr="00DB442D">
        <w:rPr>
          <w:rFonts w:ascii="Times New Roman" w:hAnsi="Times New Roman"/>
        </w:rPr>
        <w:tab/>
        <w:t>B.I./Death       $</w:t>
      </w:r>
      <w:r w:rsidR="00863B9B">
        <w:rPr>
          <w:rFonts w:ascii="Times New Roman" w:hAnsi="Times New Roman"/>
        </w:rPr>
        <w:t>1</w:t>
      </w:r>
      <w:r w:rsidRPr="00DB442D">
        <w:rPr>
          <w:rFonts w:ascii="Times New Roman" w:hAnsi="Times New Roman"/>
        </w:rPr>
        <w:t>,000,000.00</w:t>
      </w:r>
    </w:p>
    <w:p w14:paraId="2BFD62A7" w14:textId="127FF1D8" w:rsidR="00857E8A" w:rsidRPr="00DB442D" w:rsidRDefault="00B0605D" w:rsidP="00B0605D">
      <w:pPr>
        <w:ind w:firstLine="720"/>
        <w:jc w:val="both"/>
        <w:rPr>
          <w:rFonts w:ascii="Times New Roman" w:hAnsi="Times New Roman"/>
        </w:rPr>
      </w:pPr>
      <w:r>
        <w:rPr>
          <w:rFonts w:ascii="Times New Roman" w:hAnsi="Times New Roman"/>
        </w:rPr>
        <w:t xml:space="preserve">      </w:t>
      </w:r>
      <w:r>
        <w:rPr>
          <w:rFonts w:ascii="Times New Roman" w:hAnsi="Times New Roman"/>
        </w:rPr>
        <w:tab/>
        <w:t xml:space="preserve">including owned, </w:t>
      </w:r>
      <w:r>
        <w:rPr>
          <w:rFonts w:ascii="Times New Roman" w:hAnsi="Times New Roman"/>
        </w:rPr>
        <w:tab/>
      </w:r>
      <w:r>
        <w:rPr>
          <w:rFonts w:ascii="Times New Roman" w:hAnsi="Times New Roman"/>
        </w:rPr>
        <w:tab/>
        <w:t xml:space="preserve"> </w:t>
      </w:r>
      <w:r>
        <w:rPr>
          <w:rFonts w:ascii="Times New Roman" w:hAnsi="Times New Roman"/>
        </w:rPr>
        <w:tab/>
      </w:r>
      <w:r w:rsidR="00857E8A" w:rsidRPr="00DB442D">
        <w:rPr>
          <w:rFonts w:ascii="Times New Roman" w:hAnsi="Times New Roman"/>
        </w:rPr>
        <w:t xml:space="preserve">P.D.             </w:t>
      </w:r>
      <w:r w:rsidR="00857E8A" w:rsidRPr="00DB442D">
        <w:rPr>
          <w:rFonts w:ascii="Times New Roman" w:hAnsi="Times New Roman"/>
        </w:rPr>
        <w:tab/>
        <w:t>$</w:t>
      </w:r>
      <w:r w:rsidR="00863B9B">
        <w:rPr>
          <w:rFonts w:ascii="Times New Roman" w:hAnsi="Times New Roman"/>
        </w:rPr>
        <w:t>1</w:t>
      </w:r>
      <w:r w:rsidR="00857E8A" w:rsidRPr="00DB442D">
        <w:rPr>
          <w:rFonts w:ascii="Times New Roman" w:hAnsi="Times New Roman"/>
        </w:rPr>
        <w:t>,000,000.00</w:t>
      </w:r>
    </w:p>
    <w:p w14:paraId="32BE7244" w14:textId="77777777" w:rsidR="00857E8A" w:rsidRPr="00DB442D" w:rsidRDefault="00857E8A" w:rsidP="00B0605D">
      <w:pPr>
        <w:ind w:firstLine="720"/>
        <w:jc w:val="both"/>
        <w:rPr>
          <w:rFonts w:ascii="Times New Roman" w:hAnsi="Times New Roman"/>
        </w:rPr>
      </w:pPr>
      <w:r w:rsidRPr="00DB442D">
        <w:rPr>
          <w:rFonts w:ascii="Times New Roman" w:hAnsi="Times New Roman"/>
        </w:rPr>
        <w:t xml:space="preserve">     </w:t>
      </w:r>
      <w:r w:rsidRPr="00DB442D">
        <w:rPr>
          <w:rFonts w:ascii="Times New Roman" w:hAnsi="Times New Roman"/>
        </w:rPr>
        <w:tab/>
        <w:t>hired or non-owned</w:t>
      </w:r>
    </w:p>
    <w:p w14:paraId="4E2CB17B" w14:textId="7ACF1060" w:rsidR="00857E8A" w:rsidRPr="00DB442D" w:rsidRDefault="00857E8A" w:rsidP="00863B9B">
      <w:pPr>
        <w:ind w:firstLine="720"/>
        <w:jc w:val="both"/>
        <w:rPr>
          <w:rFonts w:ascii="Times New Roman" w:hAnsi="Times New Roman"/>
        </w:rPr>
      </w:pPr>
      <w:r w:rsidRPr="00DB442D">
        <w:rPr>
          <w:rFonts w:ascii="Times New Roman" w:hAnsi="Times New Roman"/>
        </w:rPr>
        <w:t xml:space="preserve">    </w:t>
      </w:r>
    </w:p>
    <w:p w14:paraId="23A19D3E" w14:textId="6517BD6D" w:rsidR="00B073E1" w:rsidRDefault="00CE1B2E" w:rsidP="00CE1B2E">
      <w:pPr>
        <w:ind w:firstLine="720"/>
        <w:jc w:val="both"/>
        <w:rPr>
          <w:rFonts w:ascii="Times New Roman" w:hAnsi="Times New Roman"/>
        </w:rPr>
        <w:pPrChange w:id="72" w:author="Jennifer Smith" w:date="2021-02-17T09:30:00Z">
          <w:pPr>
            <w:ind w:left="720" w:firstLine="720"/>
            <w:jc w:val="both"/>
          </w:pPr>
        </w:pPrChange>
      </w:pPr>
      <w:ins w:id="73" w:author="Jennifer Smith" w:date="2021-02-17T09:30:00Z">
        <w:r>
          <w:rPr>
            <w:rFonts w:ascii="Times New Roman" w:hAnsi="Times New Roman"/>
          </w:rPr>
          <w:t xml:space="preserve">B.  </w:t>
        </w:r>
      </w:ins>
      <w:r w:rsidR="00B073E1">
        <w:rPr>
          <w:rFonts w:ascii="Times New Roman" w:hAnsi="Times New Roman"/>
        </w:rPr>
        <w:t xml:space="preserve">The </w:t>
      </w:r>
      <w:r w:rsidR="007962B5">
        <w:rPr>
          <w:rFonts w:ascii="Times New Roman" w:hAnsi="Times New Roman"/>
          <w:b/>
        </w:rPr>
        <w:t>MPA</w:t>
      </w:r>
      <w:r w:rsidR="00B073E1">
        <w:rPr>
          <w:rFonts w:ascii="Times New Roman" w:hAnsi="Times New Roman"/>
        </w:rPr>
        <w:t xml:space="preserve"> </w:t>
      </w:r>
      <w:r w:rsidR="00922983">
        <w:rPr>
          <w:rFonts w:ascii="Times New Roman" w:hAnsi="Times New Roman"/>
        </w:rPr>
        <w:t xml:space="preserve">and the </w:t>
      </w:r>
      <w:commentRangeStart w:id="74"/>
      <w:r w:rsidR="00922983">
        <w:rPr>
          <w:rFonts w:ascii="Times New Roman" w:hAnsi="Times New Roman"/>
        </w:rPr>
        <w:t>City of Portland</w:t>
      </w:r>
      <w:commentRangeEnd w:id="74"/>
      <w:r w:rsidR="006E5E35">
        <w:rPr>
          <w:rStyle w:val="CommentReference"/>
        </w:rPr>
        <w:commentReference w:id="74"/>
      </w:r>
      <w:r w:rsidR="00922983">
        <w:rPr>
          <w:rFonts w:ascii="Times New Roman" w:hAnsi="Times New Roman"/>
        </w:rPr>
        <w:t xml:space="preserve"> </w:t>
      </w:r>
      <w:r w:rsidR="00B073E1">
        <w:rPr>
          <w:rFonts w:ascii="Times New Roman" w:hAnsi="Times New Roman"/>
        </w:rPr>
        <w:t xml:space="preserve">shall be named as </w:t>
      </w:r>
      <w:commentRangeStart w:id="75"/>
      <w:r w:rsidR="00B073E1">
        <w:rPr>
          <w:rFonts w:ascii="Times New Roman" w:hAnsi="Times New Roman"/>
        </w:rPr>
        <w:t>additional insured</w:t>
      </w:r>
      <w:r w:rsidR="00922983">
        <w:rPr>
          <w:rFonts w:ascii="Times New Roman" w:hAnsi="Times New Roman"/>
        </w:rPr>
        <w:t>s</w:t>
      </w:r>
      <w:commentRangeEnd w:id="75"/>
      <w:r w:rsidR="006E5E35">
        <w:rPr>
          <w:rStyle w:val="CommentReference"/>
        </w:rPr>
        <w:commentReference w:id="75"/>
      </w:r>
      <w:r w:rsidR="00B073E1">
        <w:rPr>
          <w:rFonts w:ascii="Times New Roman" w:hAnsi="Times New Roman"/>
        </w:rPr>
        <w:t xml:space="preserve"> in all such policies.  </w:t>
      </w:r>
    </w:p>
    <w:p w14:paraId="0A1A1A09" w14:textId="77777777" w:rsidR="00B073E1" w:rsidRDefault="00B073E1" w:rsidP="007962B5">
      <w:pPr>
        <w:ind w:left="720"/>
        <w:jc w:val="both"/>
        <w:rPr>
          <w:rFonts w:ascii="Times New Roman" w:hAnsi="Times New Roman"/>
        </w:rPr>
      </w:pPr>
    </w:p>
    <w:p w14:paraId="26657BD3" w14:textId="148550BB" w:rsidR="00B11A8F" w:rsidRDefault="007962B5" w:rsidP="00CE1B2E">
      <w:pPr>
        <w:jc w:val="both"/>
        <w:rPr>
          <w:rFonts w:ascii="Times New Roman" w:hAnsi="Times New Roman"/>
        </w:rPr>
        <w:pPrChange w:id="76" w:author="Jennifer Smith" w:date="2021-02-17T09:30:00Z">
          <w:pPr>
            <w:ind w:left="720"/>
            <w:jc w:val="both"/>
          </w:pPr>
        </w:pPrChange>
      </w:pPr>
      <w:del w:id="77" w:author="Jennifer Smith" w:date="2021-02-17T09:30:00Z">
        <w:r w:rsidDel="00CE1B2E">
          <w:rPr>
            <w:rFonts w:ascii="Times New Roman" w:hAnsi="Times New Roman"/>
          </w:rPr>
          <w:delText>(b)</w:delText>
        </w:r>
        <w:r w:rsidR="00B073E1" w:rsidDel="00CE1B2E">
          <w:rPr>
            <w:rFonts w:ascii="Times New Roman" w:hAnsi="Times New Roman"/>
          </w:rPr>
          <w:tab/>
        </w:r>
      </w:del>
      <w:proofErr w:type="gramStart"/>
      <w:ins w:id="78" w:author="Jennifer Smith" w:date="2021-02-17T09:30:00Z">
        <w:r w:rsidR="00CE1B2E">
          <w:rPr>
            <w:rFonts w:ascii="Times New Roman" w:hAnsi="Times New Roman"/>
          </w:rPr>
          <w:t xml:space="preserve">C  </w:t>
        </w:r>
      </w:ins>
      <w:r w:rsidR="00B073E1">
        <w:rPr>
          <w:rFonts w:ascii="Times New Roman" w:hAnsi="Times New Roman"/>
        </w:rPr>
        <w:t>All</w:t>
      </w:r>
      <w:proofErr w:type="gramEnd"/>
      <w:r w:rsidR="00B073E1">
        <w:rPr>
          <w:rFonts w:ascii="Times New Roman" w:hAnsi="Times New Roman"/>
        </w:rPr>
        <w:t xml:space="preserve"> policies of insurance required herein shall be in a form and issued by a company or companies satisfactory to the </w:t>
      </w:r>
      <w:r>
        <w:rPr>
          <w:rFonts w:ascii="Times New Roman" w:hAnsi="Times New Roman"/>
          <w:b/>
        </w:rPr>
        <w:t>MPA</w:t>
      </w:r>
      <w:r w:rsidR="00B073E1">
        <w:rPr>
          <w:rFonts w:ascii="Times New Roman" w:hAnsi="Times New Roman"/>
        </w:rPr>
        <w:t xml:space="preserve">, and approved to do insurance business in the State of Maine.  Each such policy shall provide that such policy may not be changed, </w:t>
      </w:r>
      <w:proofErr w:type="gramStart"/>
      <w:r w:rsidR="00B073E1">
        <w:rPr>
          <w:rFonts w:ascii="Times New Roman" w:hAnsi="Times New Roman"/>
        </w:rPr>
        <w:t>altered</w:t>
      </w:r>
      <w:proofErr w:type="gramEnd"/>
      <w:r w:rsidR="00B073E1">
        <w:rPr>
          <w:rFonts w:ascii="Times New Roman" w:hAnsi="Times New Roman"/>
        </w:rPr>
        <w:t xml:space="preserve"> or canceled by the insurer during its term without first giving thirty (30) days</w:t>
      </w:r>
      <w:r w:rsidR="009B3A87">
        <w:rPr>
          <w:rFonts w:ascii="Times New Roman" w:hAnsi="Times New Roman"/>
        </w:rPr>
        <w:t>’</w:t>
      </w:r>
      <w:r w:rsidR="00B073E1">
        <w:rPr>
          <w:rFonts w:ascii="Times New Roman" w:hAnsi="Times New Roman"/>
        </w:rPr>
        <w:t xml:space="preserve"> notice in writing to the </w:t>
      </w:r>
      <w:del w:id="79" w:author="Jennifer Smith" w:date="2021-02-17T09:31:00Z">
        <w:r w:rsidR="00B073E1" w:rsidDel="00CE1B2E">
          <w:rPr>
            <w:rFonts w:ascii="Times New Roman" w:hAnsi="Times New Roman"/>
          </w:rPr>
          <w:delText>Director</w:delText>
        </w:r>
      </w:del>
      <w:ins w:id="80" w:author="Jennifer Smith" w:date="2021-02-17T09:31:00Z">
        <w:r w:rsidR="00CE1B2E">
          <w:rPr>
            <w:rFonts w:ascii="Times New Roman" w:hAnsi="Times New Roman"/>
          </w:rPr>
          <w:t>MPA CEO</w:t>
        </w:r>
      </w:ins>
      <w:r w:rsidR="00B073E1">
        <w:rPr>
          <w:rFonts w:ascii="Times New Roman" w:hAnsi="Times New Roman"/>
        </w:rPr>
        <w:t xml:space="preserve">.  Each liability policy required to be obtained hereunder shall name the </w:t>
      </w:r>
      <w:r>
        <w:rPr>
          <w:rFonts w:ascii="Times New Roman" w:hAnsi="Times New Roman"/>
          <w:b/>
        </w:rPr>
        <w:t>MPA</w:t>
      </w:r>
      <w:r w:rsidR="00B073E1">
        <w:rPr>
          <w:rFonts w:ascii="Times New Roman" w:hAnsi="Times New Roman"/>
        </w:rPr>
        <w:t xml:space="preserve"> as an additional insured thereunder and shall be on an occurrence basis.  All policies required hereunder shall be primary to any insurance or self-insurance which </w:t>
      </w:r>
      <w:r>
        <w:rPr>
          <w:rFonts w:ascii="Times New Roman" w:hAnsi="Times New Roman"/>
        </w:rPr>
        <w:t xml:space="preserve">the </w:t>
      </w:r>
      <w:r>
        <w:rPr>
          <w:rFonts w:ascii="Times New Roman" w:hAnsi="Times New Roman"/>
          <w:b/>
        </w:rPr>
        <w:t>MPA</w:t>
      </w:r>
      <w:r>
        <w:rPr>
          <w:rFonts w:ascii="Times New Roman" w:hAnsi="Times New Roman"/>
        </w:rPr>
        <w:t xml:space="preserve"> </w:t>
      </w:r>
      <w:r w:rsidR="00B073E1">
        <w:rPr>
          <w:rFonts w:ascii="Times New Roman" w:hAnsi="Times New Roman"/>
        </w:rPr>
        <w:t xml:space="preserve">may maintain for its own benefit.  Liability insurance coverage shall also extend to damage, destruction, and injury to </w:t>
      </w:r>
      <w:r w:rsidR="00D76EF5">
        <w:rPr>
          <w:rFonts w:ascii="Times New Roman" w:hAnsi="Times New Roman"/>
        </w:rPr>
        <w:t xml:space="preserve">the Terminal </w:t>
      </w:r>
      <w:r w:rsidR="00B073E1">
        <w:rPr>
          <w:rFonts w:ascii="Times New Roman" w:hAnsi="Times New Roman"/>
        </w:rPr>
        <w:t xml:space="preserve">or </w:t>
      </w:r>
      <w:r w:rsidR="00D76EF5">
        <w:rPr>
          <w:rFonts w:ascii="Times New Roman" w:hAnsi="Times New Roman"/>
        </w:rPr>
        <w:t>MPA</w:t>
      </w:r>
      <w:r w:rsidR="00B073E1">
        <w:rPr>
          <w:rFonts w:ascii="Times New Roman" w:hAnsi="Times New Roman"/>
        </w:rPr>
        <w:t>-</w:t>
      </w:r>
      <w:r w:rsidR="00D76EF5">
        <w:rPr>
          <w:rFonts w:ascii="Times New Roman" w:hAnsi="Times New Roman"/>
        </w:rPr>
        <w:t xml:space="preserve">owned or </w:t>
      </w:r>
      <w:r w:rsidR="00B073E1">
        <w:rPr>
          <w:rFonts w:ascii="Times New Roman" w:hAnsi="Times New Roman"/>
        </w:rPr>
        <w:t xml:space="preserve">leased property and </w:t>
      </w:r>
      <w:r w:rsidR="00D76EF5">
        <w:rPr>
          <w:rFonts w:ascii="Times New Roman" w:hAnsi="Times New Roman"/>
        </w:rPr>
        <w:t>MPA</w:t>
      </w:r>
      <w:r w:rsidR="00B073E1">
        <w:rPr>
          <w:rFonts w:ascii="Times New Roman" w:hAnsi="Times New Roman"/>
        </w:rPr>
        <w:t xml:space="preserve"> personnel, and caused by, or resulting from negligent work, acts, operations, or omissions of </w:t>
      </w:r>
      <w:r w:rsidR="00B073E1">
        <w:rPr>
          <w:rFonts w:ascii="Times New Roman" w:hAnsi="Times New Roman"/>
          <w:b/>
        </w:rPr>
        <w:t xml:space="preserve">STEVEDORE, </w:t>
      </w:r>
      <w:r w:rsidR="00B073E1">
        <w:rPr>
          <w:rFonts w:ascii="Times New Roman" w:hAnsi="Times New Roman"/>
        </w:rPr>
        <w:t xml:space="preserve">its officers, agents, </w:t>
      </w:r>
      <w:r w:rsidR="00D76EF5">
        <w:rPr>
          <w:rFonts w:ascii="Times New Roman" w:hAnsi="Times New Roman"/>
        </w:rPr>
        <w:t xml:space="preserve">servants, </w:t>
      </w:r>
      <w:r w:rsidR="00B073E1">
        <w:rPr>
          <w:rFonts w:ascii="Times New Roman" w:hAnsi="Times New Roman"/>
        </w:rPr>
        <w:t>employees, invitees, and/or independent contractors.</w:t>
      </w:r>
    </w:p>
    <w:p w14:paraId="1E4C1C1B" w14:textId="77777777" w:rsidR="00B073E1" w:rsidRDefault="00B073E1" w:rsidP="007962B5">
      <w:pPr>
        <w:ind w:left="720"/>
        <w:jc w:val="both"/>
        <w:rPr>
          <w:rFonts w:ascii="Times New Roman" w:hAnsi="Times New Roman"/>
        </w:rPr>
      </w:pPr>
    </w:p>
    <w:p w14:paraId="68DEF21A" w14:textId="753DE23B" w:rsidR="00B073E1" w:rsidRDefault="00D76EF5" w:rsidP="00CE1B2E">
      <w:pPr>
        <w:jc w:val="both"/>
        <w:rPr>
          <w:rFonts w:ascii="Times New Roman" w:hAnsi="Times New Roman"/>
        </w:rPr>
        <w:pPrChange w:id="81" w:author="Jennifer Smith" w:date="2021-02-17T09:31:00Z">
          <w:pPr>
            <w:ind w:left="720"/>
            <w:jc w:val="both"/>
          </w:pPr>
        </w:pPrChange>
      </w:pPr>
      <w:del w:id="82" w:author="Jennifer Smith" w:date="2021-02-17T09:31:00Z">
        <w:r w:rsidDel="00CE1B2E">
          <w:rPr>
            <w:rFonts w:ascii="Times New Roman" w:hAnsi="Times New Roman"/>
          </w:rPr>
          <w:delText>(c)</w:delText>
        </w:r>
        <w:r w:rsidR="000E5CCF" w:rsidDel="00CE1B2E">
          <w:rPr>
            <w:rFonts w:ascii="Times New Roman" w:hAnsi="Times New Roman"/>
          </w:rPr>
          <w:tab/>
        </w:r>
      </w:del>
      <w:ins w:id="83" w:author="Jennifer Smith" w:date="2021-02-17T09:31:00Z">
        <w:r w:rsidR="00CE1B2E">
          <w:rPr>
            <w:rFonts w:ascii="Times New Roman" w:hAnsi="Times New Roman"/>
          </w:rPr>
          <w:t xml:space="preserve">D.  </w:t>
        </w:r>
      </w:ins>
      <w:r w:rsidR="00B073E1" w:rsidRPr="00E57852">
        <w:rPr>
          <w:rFonts w:ascii="Times New Roman" w:hAnsi="Times New Roman"/>
        </w:rPr>
        <w:t xml:space="preserve">Certificates or other evidence of insurance coverage required of </w:t>
      </w:r>
      <w:r w:rsidR="00863B9B">
        <w:rPr>
          <w:rFonts w:ascii="Times New Roman" w:hAnsi="Times New Roman"/>
          <w:b/>
        </w:rPr>
        <w:t>TRUCKER</w:t>
      </w:r>
      <w:r w:rsidR="00B073E1" w:rsidRPr="00E57852">
        <w:rPr>
          <w:rFonts w:ascii="Times New Roman" w:hAnsi="Times New Roman"/>
        </w:rPr>
        <w:t xml:space="preserve"> in this Article, in amounts no less than those stipulated herein or as may be in effect from time</w:t>
      </w:r>
      <w:r w:rsidR="00B073E1" w:rsidRPr="00E57852">
        <w:rPr>
          <w:rFonts w:ascii="Times New Roman" w:hAnsi="Times New Roman"/>
        </w:rPr>
        <w:noBreakHyphen/>
        <w:t>to</w:t>
      </w:r>
      <w:r w:rsidR="00B073E1" w:rsidRPr="00E57852">
        <w:rPr>
          <w:rFonts w:ascii="Times New Roman" w:hAnsi="Times New Roman"/>
        </w:rPr>
        <w:noBreakHyphen/>
        <w:t xml:space="preserve">time, shall be delivered to the </w:t>
      </w:r>
      <w:r>
        <w:rPr>
          <w:rFonts w:ascii="Times New Roman" w:hAnsi="Times New Roman"/>
          <w:b/>
        </w:rPr>
        <w:t>MPA</w:t>
      </w:r>
      <w:r w:rsidR="00B073E1" w:rsidRPr="00E57852">
        <w:rPr>
          <w:rFonts w:ascii="Times New Roman" w:hAnsi="Times New Roman"/>
          <w:b/>
        </w:rPr>
        <w:t xml:space="preserve"> </w:t>
      </w:r>
      <w:r w:rsidR="00B073E1" w:rsidRPr="00E57852">
        <w:rPr>
          <w:rFonts w:ascii="Times New Roman" w:hAnsi="Times New Roman"/>
        </w:rPr>
        <w:t xml:space="preserve">prior to use of the Terminal.  </w:t>
      </w:r>
      <w:r w:rsidR="00863B9B">
        <w:rPr>
          <w:rFonts w:ascii="Times New Roman" w:hAnsi="Times New Roman"/>
          <w:b/>
        </w:rPr>
        <w:t>TRUCKER</w:t>
      </w:r>
      <w:r w:rsidR="00B073E1" w:rsidRPr="00E57852">
        <w:rPr>
          <w:rFonts w:ascii="Times New Roman" w:hAnsi="Times New Roman"/>
          <w:b/>
        </w:rPr>
        <w:t xml:space="preserve"> </w:t>
      </w:r>
      <w:proofErr w:type="gramStart"/>
      <w:r w:rsidR="00B073E1" w:rsidRPr="00E57852">
        <w:rPr>
          <w:rFonts w:ascii="Times New Roman" w:hAnsi="Times New Roman"/>
        </w:rPr>
        <w:t>shall at all times</w:t>
      </w:r>
      <w:proofErr w:type="gramEnd"/>
      <w:r w:rsidR="00B073E1" w:rsidRPr="00E57852">
        <w:rPr>
          <w:rFonts w:ascii="Times New Roman" w:hAnsi="Times New Roman"/>
        </w:rPr>
        <w:t xml:space="preserve"> while this </w:t>
      </w:r>
      <w:r w:rsidR="00B073E1" w:rsidRPr="00E57852">
        <w:rPr>
          <w:rFonts w:ascii="Times New Roman" w:hAnsi="Times New Roman"/>
          <w:b/>
        </w:rPr>
        <w:t>LICENSE</w:t>
      </w:r>
      <w:r w:rsidR="00B073E1" w:rsidRPr="00E57852">
        <w:rPr>
          <w:rFonts w:ascii="Times New Roman" w:hAnsi="Times New Roman"/>
        </w:rPr>
        <w:t xml:space="preserve"> is in effect provide </w:t>
      </w:r>
      <w:r>
        <w:rPr>
          <w:rFonts w:ascii="Times New Roman" w:hAnsi="Times New Roman"/>
          <w:b/>
        </w:rPr>
        <w:t>MPA</w:t>
      </w:r>
      <w:r w:rsidR="00B073E1" w:rsidRPr="00E57852">
        <w:rPr>
          <w:rFonts w:ascii="Times New Roman" w:hAnsi="Times New Roman"/>
          <w:b/>
        </w:rPr>
        <w:t xml:space="preserve"> </w:t>
      </w:r>
      <w:r w:rsidR="00B073E1" w:rsidRPr="00E57852">
        <w:rPr>
          <w:rFonts w:ascii="Times New Roman" w:hAnsi="Times New Roman"/>
        </w:rPr>
        <w:t>with</w:t>
      </w:r>
      <w:r w:rsidR="00E57852">
        <w:rPr>
          <w:rFonts w:ascii="Times New Roman" w:hAnsi="Times New Roman"/>
        </w:rPr>
        <w:t xml:space="preserve"> </w:t>
      </w:r>
      <w:r w:rsidR="00B073E1" w:rsidRPr="00E57852">
        <w:rPr>
          <w:rFonts w:ascii="Times New Roman" w:hAnsi="Times New Roman"/>
        </w:rPr>
        <w:t>at least thirty (30)</w:t>
      </w:r>
      <w:r w:rsidR="000350DB" w:rsidRPr="00E57852">
        <w:rPr>
          <w:rFonts w:ascii="Times New Roman" w:hAnsi="Times New Roman"/>
        </w:rPr>
        <w:t xml:space="preserve"> </w:t>
      </w:r>
      <w:r w:rsidR="00B073E1" w:rsidRPr="00E57852">
        <w:rPr>
          <w:rFonts w:ascii="Times New Roman" w:hAnsi="Times New Roman"/>
        </w:rPr>
        <w:t xml:space="preserve">days prior written notice of any change or modification in insurance coverage or insurance carrier.  Insurer shall provide no less than thirty (30) days written notice prior to cancellation, reduction in coverage or expiration of each policy required hereunder, said notice to be sent to the </w:t>
      </w:r>
      <w:del w:id="84" w:author="Jennifer Smith" w:date="2021-02-17T09:31:00Z">
        <w:r w:rsidR="00B073E1" w:rsidRPr="00E57852" w:rsidDel="00CE1B2E">
          <w:rPr>
            <w:rFonts w:ascii="Times New Roman" w:hAnsi="Times New Roman"/>
          </w:rPr>
          <w:delText>Director</w:delText>
        </w:r>
      </w:del>
      <w:ins w:id="85" w:author="Jennifer Smith" w:date="2021-02-17T09:31:00Z">
        <w:r w:rsidR="00CE1B2E">
          <w:rPr>
            <w:rFonts w:ascii="Times New Roman" w:hAnsi="Times New Roman"/>
          </w:rPr>
          <w:t>CEO</w:t>
        </w:r>
      </w:ins>
      <w:r w:rsidR="00B073E1" w:rsidRPr="00E57852">
        <w:rPr>
          <w:rFonts w:ascii="Times New Roman" w:hAnsi="Times New Roman"/>
        </w:rPr>
        <w:t xml:space="preserve">. </w:t>
      </w:r>
    </w:p>
    <w:p w14:paraId="2C807C6D" w14:textId="77777777" w:rsidR="00863B9B" w:rsidRPr="00E57852" w:rsidRDefault="00863B9B" w:rsidP="007962B5">
      <w:pPr>
        <w:ind w:left="720"/>
        <w:jc w:val="both"/>
        <w:rPr>
          <w:rFonts w:ascii="Times New Roman" w:hAnsi="Times New Roman"/>
        </w:rPr>
      </w:pPr>
    </w:p>
    <w:p w14:paraId="4BFAB56C" w14:textId="405EA9D9" w:rsidR="00B073E1" w:rsidRDefault="007A6A76">
      <w:pPr>
        <w:tabs>
          <w:tab w:val="left" w:pos="-1080"/>
          <w:tab w:val="left" w:pos="-720"/>
          <w:tab w:val="left" w:pos="0"/>
          <w:tab w:val="left" w:pos="900"/>
          <w:tab w:val="left" w:pos="1260"/>
          <w:tab w:val="left" w:pos="2160"/>
        </w:tabs>
        <w:jc w:val="both"/>
        <w:rPr>
          <w:rFonts w:ascii="Times New Roman" w:hAnsi="Times New Roman"/>
        </w:rPr>
      </w:pPr>
      <w:r>
        <w:rPr>
          <w:rFonts w:ascii="Times New Roman" w:hAnsi="Times New Roman"/>
          <w:b/>
        </w:rPr>
        <w:t>5</w:t>
      </w:r>
      <w:r w:rsidR="00B073E1">
        <w:rPr>
          <w:rFonts w:ascii="Times New Roman" w:hAnsi="Times New Roman"/>
          <w:b/>
        </w:rPr>
        <w:t>.</w:t>
      </w:r>
      <w:r w:rsidR="00B073E1">
        <w:rPr>
          <w:rFonts w:ascii="Times New Roman" w:hAnsi="Times New Roman"/>
          <w:b/>
        </w:rPr>
        <w:tab/>
      </w:r>
      <w:r w:rsidR="00B073E1">
        <w:rPr>
          <w:rFonts w:ascii="Times New Roman" w:hAnsi="Times New Roman"/>
          <w:b/>
          <w:u w:val="single"/>
        </w:rPr>
        <w:t>Indemnification</w:t>
      </w:r>
      <w:r w:rsidR="00B073E1">
        <w:rPr>
          <w:rFonts w:ascii="Times New Roman" w:hAnsi="Times New Roman"/>
          <w:b/>
        </w:rPr>
        <w:t xml:space="preserve">.  </w:t>
      </w:r>
    </w:p>
    <w:p w14:paraId="6C0ED23D" w14:textId="77777777" w:rsidR="00B073E1" w:rsidRDefault="00B073E1">
      <w:pPr>
        <w:tabs>
          <w:tab w:val="left" w:pos="-1080"/>
          <w:tab w:val="left" w:pos="-720"/>
          <w:tab w:val="left" w:pos="0"/>
          <w:tab w:val="left" w:pos="900"/>
          <w:tab w:val="left" w:pos="1260"/>
          <w:tab w:val="left" w:pos="2160"/>
        </w:tabs>
        <w:jc w:val="both"/>
        <w:rPr>
          <w:rFonts w:ascii="Times New Roman" w:hAnsi="Times New Roman"/>
        </w:rPr>
      </w:pPr>
    </w:p>
    <w:p w14:paraId="0FA45E7B" w14:textId="6B946FD1" w:rsidR="00B073E1" w:rsidRDefault="00CE1B2E" w:rsidP="00B0605D">
      <w:pPr>
        <w:ind w:firstLine="720"/>
        <w:jc w:val="both"/>
        <w:rPr>
          <w:rFonts w:ascii="Times New Roman" w:hAnsi="Times New Roman"/>
        </w:rPr>
      </w:pPr>
      <w:ins w:id="86" w:author="Jennifer Smith" w:date="2021-02-17T09:31:00Z">
        <w:r>
          <w:rPr>
            <w:rFonts w:ascii="Times New Roman" w:hAnsi="Times New Roman"/>
          </w:rPr>
          <w:t xml:space="preserve">A. </w:t>
        </w:r>
      </w:ins>
      <w:r w:rsidR="00B073E1">
        <w:rPr>
          <w:rFonts w:ascii="Times New Roman" w:hAnsi="Times New Roman"/>
        </w:rPr>
        <w:t xml:space="preserve">To the fullest extent permitted by law, </w:t>
      </w:r>
      <w:r w:rsidR="00863B9B">
        <w:rPr>
          <w:rFonts w:ascii="Times New Roman" w:hAnsi="Times New Roman"/>
          <w:b/>
        </w:rPr>
        <w:t>TRUCKER</w:t>
      </w:r>
      <w:r w:rsidR="00B073E1">
        <w:rPr>
          <w:rFonts w:ascii="Times New Roman" w:hAnsi="Times New Roman"/>
        </w:rPr>
        <w:t xml:space="preserve"> agrees to, and shall, defend, indemnify, and save forever harmless the </w:t>
      </w:r>
      <w:r w:rsidR="00D76EF5">
        <w:rPr>
          <w:rFonts w:ascii="Times New Roman" w:hAnsi="Times New Roman"/>
          <w:b/>
        </w:rPr>
        <w:t>MPA</w:t>
      </w:r>
      <w:r w:rsidR="00B073E1">
        <w:rPr>
          <w:rFonts w:ascii="Times New Roman" w:hAnsi="Times New Roman"/>
        </w:rPr>
        <w:t xml:space="preserve">, its officers and employees, from and against all claims and actions and all reasonable expenses incidental to the investigation and defense thereof, based on or arising out of claims for damages or injuries to any person or property, including wrongful death and loss of use of property, and arising, in whole or in part, out of </w:t>
      </w:r>
      <w:r w:rsidR="00863B9B">
        <w:rPr>
          <w:rFonts w:ascii="Times New Roman" w:hAnsi="Times New Roman"/>
          <w:b/>
        </w:rPr>
        <w:t>TRUCKER’s</w:t>
      </w:r>
      <w:r w:rsidR="00B073E1">
        <w:rPr>
          <w:rFonts w:ascii="Times New Roman" w:hAnsi="Times New Roman"/>
        </w:rPr>
        <w:t xml:space="preserve"> use, activities at or on, or occupancy of the Terminal. </w:t>
      </w:r>
    </w:p>
    <w:p w14:paraId="2FC952F3" w14:textId="77777777" w:rsidR="00B073E1" w:rsidRDefault="00B073E1" w:rsidP="00D76EF5">
      <w:pPr>
        <w:ind w:firstLine="900"/>
        <w:jc w:val="both"/>
        <w:rPr>
          <w:rFonts w:ascii="Times New Roman" w:hAnsi="Times New Roman"/>
        </w:rPr>
      </w:pPr>
    </w:p>
    <w:p w14:paraId="59800BF1" w14:textId="2AA3DA3E" w:rsidR="00B073E1" w:rsidRDefault="00CE1B2E" w:rsidP="00B0605D">
      <w:pPr>
        <w:ind w:firstLine="720"/>
        <w:jc w:val="both"/>
        <w:rPr>
          <w:rFonts w:ascii="Times New Roman" w:hAnsi="Times New Roman"/>
        </w:rPr>
      </w:pPr>
      <w:ins w:id="87" w:author="Jennifer Smith" w:date="2021-02-17T09:32:00Z">
        <w:r>
          <w:rPr>
            <w:rFonts w:ascii="Times New Roman" w:hAnsi="Times New Roman"/>
          </w:rPr>
          <w:t xml:space="preserve">B. </w:t>
        </w:r>
      </w:ins>
      <w:r w:rsidR="00D76EF5" w:rsidRPr="00D76EF5">
        <w:rPr>
          <w:rFonts w:ascii="Times New Roman" w:hAnsi="Times New Roman"/>
        </w:rPr>
        <w:t>The</w:t>
      </w:r>
      <w:r w:rsidR="00D76EF5">
        <w:rPr>
          <w:rFonts w:ascii="Times New Roman" w:hAnsi="Times New Roman"/>
          <w:b/>
        </w:rPr>
        <w:t xml:space="preserve"> MPA</w:t>
      </w:r>
      <w:r w:rsidR="00B073E1">
        <w:rPr>
          <w:rFonts w:ascii="Times New Roman" w:hAnsi="Times New Roman"/>
        </w:rPr>
        <w:t xml:space="preserve"> shall give to </w:t>
      </w:r>
      <w:r w:rsidR="00863B9B">
        <w:rPr>
          <w:rFonts w:ascii="Times New Roman" w:hAnsi="Times New Roman"/>
          <w:b/>
        </w:rPr>
        <w:t>TRCUKER</w:t>
      </w:r>
      <w:r w:rsidR="00B073E1">
        <w:rPr>
          <w:rFonts w:ascii="Times New Roman" w:hAnsi="Times New Roman"/>
        </w:rPr>
        <w:t xml:space="preserve"> prompt and reasonable notice of any such claims or actions, and </w:t>
      </w:r>
      <w:r w:rsidR="00863B9B">
        <w:rPr>
          <w:rFonts w:ascii="Times New Roman" w:hAnsi="Times New Roman"/>
          <w:b/>
        </w:rPr>
        <w:t>TRUCKER</w:t>
      </w:r>
      <w:r w:rsidR="00B073E1">
        <w:rPr>
          <w:rFonts w:ascii="Times New Roman" w:hAnsi="Times New Roman"/>
        </w:rPr>
        <w:t xml:space="preserve"> shall have the right to investigate, compromise and defend the same; </w:t>
      </w:r>
      <w:r w:rsidR="00B073E1">
        <w:rPr>
          <w:rFonts w:ascii="Times New Roman" w:hAnsi="Times New Roman"/>
        </w:rPr>
        <w:lastRenderedPageBreak/>
        <w:t xml:space="preserve">and provided further, that </w:t>
      </w:r>
      <w:r w:rsidR="00863B9B">
        <w:rPr>
          <w:rFonts w:ascii="Times New Roman" w:hAnsi="Times New Roman"/>
          <w:b/>
        </w:rPr>
        <w:t>TRUCKER</w:t>
      </w:r>
      <w:r w:rsidR="00B073E1">
        <w:rPr>
          <w:rFonts w:ascii="Times New Roman" w:hAnsi="Times New Roman"/>
        </w:rPr>
        <w:t xml:space="preserve"> shall not be liable for any claims, actions, injury, </w:t>
      </w:r>
      <w:proofErr w:type="gramStart"/>
      <w:r w:rsidR="00B073E1">
        <w:rPr>
          <w:rFonts w:ascii="Times New Roman" w:hAnsi="Times New Roman"/>
        </w:rPr>
        <w:t>damages</w:t>
      </w:r>
      <w:proofErr w:type="gramEnd"/>
      <w:r w:rsidR="00B073E1">
        <w:rPr>
          <w:rFonts w:ascii="Times New Roman" w:hAnsi="Times New Roman"/>
        </w:rPr>
        <w:t xml:space="preserve"> or losses to the extent they are occasioned by the negligent or intentional act of </w:t>
      </w:r>
      <w:r w:rsidR="00D76EF5" w:rsidRPr="00D76EF5">
        <w:rPr>
          <w:rFonts w:ascii="Times New Roman" w:hAnsi="Times New Roman"/>
        </w:rPr>
        <w:t xml:space="preserve">the </w:t>
      </w:r>
      <w:r w:rsidR="00D76EF5">
        <w:rPr>
          <w:rFonts w:ascii="Times New Roman" w:hAnsi="Times New Roman"/>
          <w:b/>
        </w:rPr>
        <w:t>MPA</w:t>
      </w:r>
      <w:r w:rsidR="00B073E1">
        <w:rPr>
          <w:rFonts w:ascii="Times New Roman" w:hAnsi="Times New Roman"/>
        </w:rPr>
        <w:t xml:space="preserve">, its officers or employees. Notwithstanding the foregoing, </w:t>
      </w:r>
      <w:r w:rsidR="00863B9B">
        <w:rPr>
          <w:rFonts w:ascii="Times New Roman" w:hAnsi="Times New Roman"/>
          <w:b/>
        </w:rPr>
        <w:t>TRUCKER</w:t>
      </w:r>
      <w:r w:rsidR="00B073E1">
        <w:rPr>
          <w:rFonts w:ascii="Times New Roman" w:hAnsi="Times New Roman"/>
          <w:b/>
        </w:rPr>
        <w:t xml:space="preserve"> </w:t>
      </w:r>
      <w:r w:rsidR="00B073E1">
        <w:rPr>
          <w:rFonts w:ascii="Times New Roman" w:hAnsi="Times New Roman"/>
        </w:rPr>
        <w:t xml:space="preserve">shall defend the </w:t>
      </w:r>
      <w:r w:rsidR="002E297C">
        <w:rPr>
          <w:rFonts w:ascii="Times New Roman" w:hAnsi="Times New Roman"/>
          <w:b/>
        </w:rPr>
        <w:t>MPA</w:t>
      </w:r>
      <w:r w:rsidR="00B073E1" w:rsidRPr="002E297C">
        <w:rPr>
          <w:rFonts w:ascii="Times New Roman" w:hAnsi="Times New Roman"/>
        </w:rPr>
        <w:t xml:space="preserve"> </w:t>
      </w:r>
      <w:r w:rsidR="00B073E1">
        <w:rPr>
          <w:rFonts w:ascii="Times New Roman" w:hAnsi="Times New Roman"/>
        </w:rPr>
        <w:t xml:space="preserve">from all such claims.  </w:t>
      </w:r>
      <w:r w:rsidR="009B3A87">
        <w:rPr>
          <w:rFonts w:ascii="Times New Roman" w:hAnsi="Times New Roman"/>
          <w:b/>
        </w:rPr>
        <w:t>“</w:t>
      </w:r>
      <w:r w:rsidR="00863B9B">
        <w:rPr>
          <w:rFonts w:ascii="Times New Roman" w:hAnsi="Times New Roman"/>
          <w:b/>
        </w:rPr>
        <w:t>TRUCKER</w:t>
      </w:r>
      <w:r w:rsidR="009B3A87">
        <w:rPr>
          <w:rFonts w:ascii="Times New Roman" w:hAnsi="Times New Roman"/>
          <w:b/>
        </w:rPr>
        <w:t>”</w:t>
      </w:r>
      <w:r w:rsidR="00B073E1">
        <w:rPr>
          <w:rFonts w:ascii="Times New Roman" w:hAnsi="Times New Roman"/>
        </w:rPr>
        <w:t xml:space="preserve">, </w:t>
      </w:r>
      <w:ins w:id="88" w:author="Jennifer Smith" w:date="2021-02-17T09:35:00Z">
        <w:r w:rsidR="00535EE1">
          <w:rPr>
            <w:rFonts w:ascii="Times New Roman" w:hAnsi="Times New Roman"/>
          </w:rPr>
          <w:t xml:space="preserve">as under this </w:t>
        </w:r>
      </w:ins>
      <w:ins w:id="89" w:author="Jennifer Smith" w:date="2021-02-17T09:36:00Z">
        <w:r w:rsidR="00535EE1">
          <w:rPr>
            <w:rFonts w:ascii="Times New Roman" w:hAnsi="Times New Roman"/>
          </w:rPr>
          <w:t xml:space="preserve">Section, </w:t>
        </w:r>
      </w:ins>
      <w:r w:rsidR="00B073E1">
        <w:rPr>
          <w:rFonts w:ascii="Times New Roman" w:hAnsi="Times New Roman"/>
        </w:rPr>
        <w:t xml:space="preserve">shall mean and include the named </w:t>
      </w:r>
      <w:r w:rsidR="00863B9B">
        <w:rPr>
          <w:rFonts w:ascii="Times New Roman" w:hAnsi="Times New Roman"/>
          <w:b/>
        </w:rPr>
        <w:t>TRUCKER</w:t>
      </w:r>
      <w:r w:rsidR="00B073E1">
        <w:rPr>
          <w:rFonts w:ascii="Times New Roman" w:hAnsi="Times New Roman"/>
        </w:rPr>
        <w:t>, its officers, agents, employees, longshoremen, Terminal operating and maintenance personnel, invitees, customers</w:t>
      </w:r>
      <w:r w:rsidR="002E297C">
        <w:rPr>
          <w:rFonts w:ascii="Times New Roman" w:hAnsi="Times New Roman"/>
        </w:rPr>
        <w:t xml:space="preserve">, consultants, subcontractors, </w:t>
      </w:r>
      <w:r w:rsidR="00B073E1">
        <w:rPr>
          <w:rFonts w:ascii="Times New Roman" w:hAnsi="Times New Roman"/>
        </w:rPr>
        <w:t xml:space="preserve">vendors, </w:t>
      </w:r>
      <w:proofErr w:type="gramStart"/>
      <w:r w:rsidR="00B073E1">
        <w:rPr>
          <w:rFonts w:ascii="Times New Roman" w:hAnsi="Times New Roman"/>
        </w:rPr>
        <w:t>suppliers</w:t>
      </w:r>
      <w:proofErr w:type="gramEnd"/>
      <w:r w:rsidR="00B073E1">
        <w:rPr>
          <w:rFonts w:ascii="Times New Roman" w:hAnsi="Times New Roman"/>
        </w:rPr>
        <w:t xml:space="preserve"> and anyone for whose act </w:t>
      </w:r>
      <w:r w:rsidR="00863B9B">
        <w:rPr>
          <w:rFonts w:ascii="Times New Roman" w:hAnsi="Times New Roman"/>
          <w:b/>
        </w:rPr>
        <w:t>TRUCKER</w:t>
      </w:r>
      <w:r w:rsidR="00B073E1">
        <w:rPr>
          <w:rFonts w:ascii="Times New Roman" w:hAnsi="Times New Roman"/>
        </w:rPr>
        <w:t xml:space="preserve"> may be legally liable.</w:t>
      </w:r>
    </w:p>
    <w:p w14:paraId="20570A53" w14:textId="77777777" w:rsidR="00B073E1" w:rsidRDefault="00B073E1" w:rsidP="00D76EF5">
      <w:pPr>
        <w:jc w:val="both"/>
        <w:rPr>
          <w:rFonts w:ascii="Times New Roman" w:hAnsi="Times New Roman"/>
        </w:rPr>
      </w:pPr>
    </w:p>
    <w:p w14:paraId="4633C999" w14:textId="074A154A" w:rsidR="00B073E1" w:rsidRDefault="00535EE1" w:rsidP="00B0605D">
      <w:pPr>
        <w:ind w:firstLine="720"/>
        <w:jc w:val="both"/>
        <w:rPr>
          <w:rFonts w:ascii="Times New Roman" w:hAnsi="Times New Roman"/>
        </w:rPr>
      </w:pPr>
      <w:ins w:id="90" w:author="Jennifer Smith" w:date="2021-02-17T09:36:00Z">
        <w:r>
          <w:rPr>
            <w:rFonts w:ascii="Times New Roman" w:hAnsi="Times New Roman"/>
            <w:b/>
          </w:rPr>
          <w:t xml:space="preserve">C. </w:t>
        </w:r>
      </w:ins>
      <w:r w:rsidR="00863B9B">
        <w:rPr>
          <w:rFonts w:ascii="Times New Roman" w:hAnsi="Times New Roman"/>
          <w:b/>
        </w:rPr>
        <w:t>TRUCKER</w:t>
      </w:r>
      <w:r w:rsidR="00B073E1">
        <w:rPr>
          <w:rFonts w:ascii="Times New Roman" w:hAnsi="Times New Roman"/>
        </w:rPr>
        <w:t xml:space="preserve"> shall, at its own cost and expense, defend </w:t>
      </w:r>
      <w:proofErr w:type="gramStart"/>
      <w:r w:rsidR="00B073E1">
        <w:rPr>
          <w:rFonts w:ascii="Times New Roman" w:hAnsi="Times New Roman"/>
        </w:rPr>
        <w:t>any and all</w:t>
      </w:r>
      <w:proofErr w:type="gramEnd"/>
      <w:r w:rsidR="00B073E1">
        <w:rPr>
          <w:rFonts w:ascii="Times New Roman" w:hAnsi="Times New Roman"/>
        </w:rPr>
        <w:t xml:space="preserve"> suits or actions, just or unjust, which may be brought against </w:t>
      </w:r>
      <w:r w:rsidR="002E297C">
        <w:rPr>
          <w:rFonts w:ascii="Times New Roman" w:hAnsi="Times New Roman"/>
        </w:rPr>
        <w:t xml:space="preserve">the </w:t>
      </w:r>
      <w:r w:rsidR="002E297C">
        <w:rPr>
          <w:rFonts w:ascii="Times New Roman" w:hAnsi="Times New Roman"/>
          <w:b/>
        </w:rPr>
        <w:t>MPA</w:t>
      </w:r>
      <w:r w:rsidR="002E297C" w:rsidRPr="002E297C">
        <w:rPr>
          <w:rFonts w:ascii="Times New Roman" w:hAnsi="Times New Roman"/>
        </w:rPr>
        <w:t xml:space="preserve"> </w:t>
      </w:r>
      <w:r w:rsidR="00B073E1">
        <w:rPr>
          <w:rFonts w:ascii="Times New Roman" w:hAnsi="Times New Roman"/>
        </w:rPr>
        <w:t xml:space="preserve">or in which </w:t>
      </w:r>
      <w:r w:rsidR="002E297C">
        <w:rPr>
          <w:rFonts w:ascii="Times New Roman" w:hAnsi="Times New Roman"/>
        </w:rPr>
        <w:t xml:space="preserve">the </w:t>
      </w:r>
      <w:r w:rsidR="002E297C">
        <w:rPr>
          <w:rFonts w:ascii="Times New Roman" w:hAnsi="Times New Roman"/>
          <w:b/>
        </w:rPr>
        <w:t>MPA</w:t>
      </w:r>
      <w:r w:rsidR="002E297C" w:rsidRPr="002E297C">
        <w:rPr>
          <w:rFonts w:ascii="Times New Roman" w:hAnsi="Times New Roman"/>
        </w:rPr>
        <w:t xml:space="preserve"> </w:t>
      </w:r>
      <w:r w:rsidR="00B073E1">
        <w:rPr>
          <w:rFonts w:ascii="Times New Roman" w:hAnsi="Times New Roman"/>
        </w:rPr>
        <w:t xml:space="preserve">may be impleaded with others upon any such above-mentioned matter, claim or claims, including claims of contractors, employees, laborers, materialmen, and suppliers. </w:t>
      </w:r>
      <w:r w:rsidR="002E297C">
        <w:rPr>
          <w:rFonts w:ascii="Times New Roman" w:hAnsi="Times New Roman"/>
        </w:rPr>
        <w:t xml:space="preserve"> </w:t>
      </w:r>
      <w:r w:rsidR="002E297C" w:rsidRPr="002E297C">
        <w:rPr>
          <w:rFonts w:ascii="Times New Roman" w:hAnsi="Times New Roman"/>
        </w:rPr>
        <w:t>T</w:t>
      </w:r>
      <w:r w:rsidR="002E297C">
        <w:rPr>
          <w:rFonts w:ascii="Times New Roman" w:hAnsi="Times New Roman"/>
        </w:rPr>
        <w:t xml:space="preserve">he </w:t>
      </w:r>
      <w:r w:rsidR="002E297C">
        <w:rPr>
          <w:rFonts w:ascii="Times New Roman" w:hAnsi="Times New Roman"/>
          <w:b/>
        </w:rPr>
        <w:t>MPA</w:t>
      </w:r>
      <w:r w:rsidR="002E297C" w:rsidRPr="002E297C">
        <w:rPr>
          <w:rFonts w:ascii="Times New Roman" w:hAnsi="Times New Roman"/>
        </w:rPr>
        <w:t xml:space="preserve"> </w:t>
      </w:r>
      <w:r w:rsidR="00B073E1">
        <w:rPr>
          <w:rFonts w:ascii="Times New Roman" w:hAnsi="Times New Roman"/>
        </w:rPr>
        <w:t xml:space="preserve">shall have the right to participate in such suits and no action shall be settled without prior consent of the </w:t>
      </w:r>
      <w:r w:rsidR="002E297C">
        <w:rPr>
          <w:rFonts w:ascii="Times New Roman" w:hAnsi="Times New Roman"/>
          <w:b/>
        </w:rPr>
        <w:t>MPA</w:t>
      </w:r>
      <w:r w:rsidR="00B073E1">
        <w:rPr>
          <w:rFonts w:ascii="Times New Roman" w:hAnsi="Times New Roman"/>
        </w:rPr>
        <w:t xml:space="preserve">.  Such obligation of indemnity and defense shall not be construed to negate nor abridge any other right of indemnification or contribution running to the </w:t>
      </w:r>
      <w:r w:rsidR="002E297C">
        <w:rPr>
          <w:rFonts w:ascii="Times New Roman" w:hAnsi="Times New Roman"/>
          <w:b/>
        </w:rPr>
        <w:t>MPA</w:t>
      </w:r>
      <w:r w:rsidR="00B073E1" w:rsidRPr="002E297C">
        <w:rPr>
          <w:rFonts w:ascii="Times New Roman" w:hAnsi="Times New Roman"/>
        </w:rPr>
        <w:t xml:space="preserve"> </w:t>
      </w:r>
      <w:r w:rsidR="00B073E1">
        <w:rPr>
          <w:rFonts w:ascii="Times New Roman" w:hAnsi="Times New Roman"/>
        </w:rPr>
        <w:t xml:space="preserve">which would otherwise exist.  The extent of this indemnity provision shall not be limited by any requirement of insurance contained herein. </w:t>
      </w:r>
    </w:p>
    <w:p w14:paraId="46157A7E" w14:textId="77777777" w:rsidR="00033BA2" w:rsidRDefault="00033BA2" w:rsidP="00863B9B">
      <w:pPr>
        <w:tabs>
          <w:tab w:val="left" w:pos="-1080"/>
          <w:tab w:val="left" w:pos="-720"/>
          <w:tab w:val="left" w:pos="0"/>
          <w:tab w:val="left" w:pos="900"/>
          <w:tab w:val="left" w:pos="1260"/>
          <w:tab w:val="left" w:pos="2160"/>
        </w:tabs>
        <w:jc w:val="both"/>
        <w:rPr>
          <w:rFonts w:ascii="Times New Roman" w:hAnsi="Times New Roman"/>
        </w:rPr>
      </w:pPr>
    </w:p>
    <w:p w14:paraId="410904B2" w14:textId="42B81916" w:rsidR="00B073E1" w:rsidRDefault="00535EE1" w:rsidP="0056071D">
      <w:pPr>
        <w:ind w:firstLine="720"/>
        <w:jc w:val="both"/>
        <w:rPr>
          <w:rFonts w:ascii="Times New Roman" w:hAnsi="Times New Roman"/>
        </w:rPr>
      </w:pPr>
      <w:ins w:id="91" w:author="Jennifer Smith" w:date="2021-02-17T09:36:00Z">
        <w:r>
          <w:rPr>
            <w:rFonts w:ascii="Times New Roman" w:hAnsi="Times New Roman"/>
          </w:rPr>
          <w:t xml:space="preserve">D. </w:t>
        </w:r>
      </w:ins>
      <w:r w:rsidR="00B073E1">
        <w:rPr>
          <w:rFonts w:ascii="Times New Roman" w:hAnsi="Times New Roman"/>
        </w:rPr>
        <w:t xml:space="preserve">This indemnity and hold harmless provision includes indemnity against all reasonable expenses, fees, </w:t>
      </w:r>
      <w:proofErr w:type="gramStart"/>
      <w:r w:rsidR="00B073E1">
        <w:rPr>
          <w:rFonts w:ascii="Times New Roman" w:hAnsi="Times New Roman"/>
        </w:rPr>
        <w:t>costs</w:t>
      </w:r>
      <w:proofErr w:type="gramEnd"/>
      <w:r w:rsidR="00B073E1">
        <w:rPr>
          <w:rFonts w:ascii="Times New Roman" w:hAnsi="Times New Roman"/>
        </w:rPr>
        <w:t xml:space="preserve"> and liabilities incurred in or in connection with any such claim or proceeding brought thereon, and the defense thereof with counsel reasonably acceptable to the </w:t>
      </w:r>
      <w:r w:rsidR="0056071D">
        <w:rPr>
          <w:rFonts w:ascii="Times New Roman" w:hAnsi="Times New Roman"/>
          <w:b/>
        </w:rPr>
        <w:t>MPA</w:t>
      </w:r>
      <w:r w:rsidR="00B073E1" w:rsidRPr="0056071D">
        <w:rPr>
          <w:rFonts w:ascii="Times New Roman" w:hAnsi="Times New Roman"/>
        </w:rPr>
        <w:t xml:space="preserve">.  </w:t>
      </w:r>
    </w:p>
    <w:p w14:paraId="1206011A" w14:textId="77777777" w:rsidR="004F25E2" w:rsidRDefault="004F25E2">
      <w:pPr>
        <w:tabs>
          <w:tab w:val="left" w:pos="-1080"/>
          <w:tab w:val="left" w:pos="-720"/>
          <w:tab w:val="left" w:pos="0"/>
          <w:tab w:val="left" w:pos="900"/>
          <w:tab w:val="left" w:pos="1260"/>
          <w:tab w:val="left" w:pos="2160"/>
        </w:tabs>
        <w:jc w:val="both"/>
        <w:rPr>
          <w:rFonts w:ascii="Times New Roman" w:hAnsi="Times New Roman"/>
          <w:b/>
        </w:rPr>
      </w:pPr>
    </w:p>
    <w:p w14:paraId="7A99134D" w14:textId="77777777" w:rsidR="00B073E1" w:rsidRDefault="00B073E1">
      <w:pPr>
        <w:tabs>
          <w:tab w:val="left" w:pos="-1080"/>
          <w:tab w:val="left" w:pos="-720"/>
          <w:tab w:val="left" w:pos="0"/>
          <w:tab w:val="left" w:pos="900"/>
          <w:tab w:val="left" w:pos="1260"/>
          <w:tab w:val="left" w:pos="2160"/>
        </w:tabs>
        <w:jc w:val="both"/>
        <w:rPr>
          <w:rFonts w:ascii="Times New Roman" w:hAnsi="Times New Roman"/>
        </w:rPr>
      </w:pPr>
    </w:p>
    <w:p w14:paraId="5D867140" w14:textId="46278CAC" w:rsidR="00B073E1" w:rsidRDefault="007A6A76" w:rsidP="00D96FAE">
      <w:pPr>
        <w:jc w:val="both"/>
        <w:rPr>
          <w:rFonts w:ascii="Times New Roman" w:hAnsi="Times New Roman"/>
        </w:rPr>
      </w:pPr>
      <w:r>
        <w:rPr>
          <w:rFonts w:ascii="Times New Roman" w:hAnsi="Times New Roman"/>
          <w:b/>
        </w:rPr>
        <w:t>6</w:t>
      </w:r>
      <w:r w:rsidR="00DA5D70">
        <w:rPr>
          <w:rFonts w:ascii="Times New Roman" w:hAnsi="Times New Roman"/>
          <w:b/>
        </w:rPr>
        <w:t>.</w:t>
      </w:r>
      <w:r w:rsidR="00B073E1">
        <w:rPr>
          <w:rFonts w:ascii="Times New Roman" w:hAnsi="Times New Roman"/>
          <w:b/>
        </w:rPr>
        <w:tab/>
      </w:r>
      <w:r w:rsidR="00B073E1">
        <w:rPr>
          <w:rFonts w:ascii="Times New Roman" w:hAnsi="Times New Roman"/>
          <w:b/>
          <w:u w:val="single"/>
        </w:rPr>
        <w:t>Compliance with Law</w:t>
      </w:r>
      <w:r w:rsidR="00B073E1">
        <w:rPr>
          <w:rFonts w:ascii="Times New Roman" w:hAnsi="Times New Roman"/>
          <w:b/>
        </w:rPr>
        <w:t>.</w:t>
      </w:r>
      <w:r w:rsidR="00B073E1">
        <w:rPr>
          <w:rFonts w:ascii="Times New Roman" w:hAnsi="Times New Roman"/>
        </w:rPr>
        <w:t xml:space="preserve">  </w:t>
      </w:r>
    </w:p>
    <w:p w14:paraId="09B37CE5" w14:textId="77777777" w:rsidR="00B073E1" w:rsidRDefault="00B073E1">
      <w:pPr>
        <w:tabs>
          <w:tab w:val="left" w:pos="-1080"/>
          <w:tab w:val="left" w:pos="-720"/>
          <w:tab w:val="left" w:pos="0"/>
          <w:tab w:val="left" w:pos="900"/>
          <w:tab w:val="left" w:pos="1260"/>
          <w:tab w:val="left" w:pos="2160"/>
        </w:tabs>
        <w:jc w:val="both"/>
        <w:rPr>
          <w:rFonts w:ascii="Times New Roman" w:hAnsi="Times New Roman"/>
        </w:rPr>
      </w:pPr>
    </w:p>
    <w:p w14:paraId="45CB0C19" w14:textId="63181AFE" w:rsidR="00B073E1" w:rsidRDefault="00535EE1" w:rsidP="00D96FAE">
      <w:pPr>
        <w:ind w:firstLine="720"/>
        <w:jc w:val="both"/>
        <w:rPr>
          <w:rFonts w:ascii="Times New Roman" w:hAnsi="Times New Roman"/>
        </w:rPr>
      </w:pPr>
      <w:ins w:id="92" w:author="Jennifer Smith" w:date="2021-02-17T09:36:00Z">
        <w:r>
          <w:rPr>
            <w:rFonts w:ascii="Times New Roman" w:hAnsi="Times New Roman"/>
            <w:b/>
          </w:rPr>
          <w:t xml:space="preserve">A. </w:t>
        </w:r>
      </w:ins>
      <w:r w:rsidR="00863B9B">
        <w:rPr>
          <w:rFonts w:ascii="Times New Roman" w:hAnsi="Times New Roman"/>
          <w:b/>
        </w:rPr>
        <w:t>TRUCKER</w:t>
      </w:r>
      <w:r w:rsidR="00B073E1">
        <w:rPr>
          <w:rFonts w:ascii="Times New Roman" w:hAnsi="Times New Roman"/>
          <w:b/>
        </w:rPr>
        <w:t xml:space="preserve">, </w:t>
      </w:r>
      <w:r w:rsidR="00B073E1">
        <w:rPr>
          <w:rFonts w:ascii="Times New Roman" w:hAnsi="Times New Roman"/>
        </w:rPr>
        <w:t xml:space="preserve">its officers, agents and employees, shall, at its own cost and expense, promptly observe and comply with all existing and future applicable laws, ordinances, rules, regulations, licenses, permits, decisions and decrees of the </w:t>
      </w:r>
      <w:r w:rsidR="00DA5D70">
        <w:rPr>
          <w:rFonts w:ascii="Times New Roman" w:hAnsi="Times New Roman"/>
        </w:rPr>
        <w:t>f</w:t>
      </w:r>
      <w:r w:rsidR="00B073E1">
        <w:rPr>
          <w:rFonts w:ascii="Times New Roman" w:hAnsi="Times New Roman"/>
        </w:rPr>
        <w:t xml:space="preserve">ederal, </w:t>
      </w:r>
      <w:r w:rsidR="00DA5D70">
        <w:rPr>
          <w:rFonts w:ascii="Times New Roman" w:hAnsi="Times New Roman"/>
        </w:rPr>
        <w:t>s</w:t>
      </w:r>
      <w:r w:rsidR="00B073E1">
        <w:rPr>
          <w:rFonts w:ascii="Times New Roman" w:hAnsi="Times New Roman"/>
        </w:rPr>
        <w:t xml:space="preserve">tate, </w:t>
      </w:r>
      <w:r w:rsidR="00DA5D70">
        <w:rPr>
          <w:rFonts w:ascii="Times New Roman" w:hAnsi="Times New Roman"/>
        </w:rPr>
        <w:t>c</w:t>
      </w:r>
      <w:r w:rsidR="00B073E1">
        <w:rPr>
          <w:rFonts w:ascii="Times New Roman" w:hAnsi="Times New Roman"/>
        </w:rPr>
        <w:t xml:space="preserve">ounty and </w:t>
      </w:r>
      <w:r w:rsidR="00DA5D70">
        <w:rPr>
          <w:rFonts w:ascii="Times New Roman" w:hAnsi="Times New Roman"/>
        </w:rPr>
        <w:t>local</w:t>
      </w:r>
      <w:r w:rsidR="00B073E1">
        <w:rPr>
          <w:rFonts w:ascii="Times New Roman" w:hAnsi="Times New Roman"/>
        </w:rPr>
        <w:t xml:space="preserve"> </w:t>
      </w:r>
      <w:r w:rsidR="00DA5D70">
        <w:rPr>
          <w:rFonts w:ascii="Times New Roman" w:hAnsi="Times New Roman"/>
        </w:rPr>
        <w:t>g</w:t>
      </w:r>
      <w:r w:rsidR="00B073E1">
        <w:rPr>
          <w:rFonts w:ascii="Times New Roman" w:hAnsi="Times New Roman"/>
        </w:rPr>
        <w:t xml:space="preserve">overnments (including, without limitation, all applicable rules and regulations of the Occupational Safety and Health Administration and the United States Coast Guard, </w:t>
      </w:r>
      <w:r w:rsidR="00DA5D70">
        <w:rPr>
          <w:rFonts w:ascii="Times New Roman" w:hAnsi="Times New Roman"/>
        </w:rPr>
        <w:t xml:space="preserve">and </w:t>
      </w:r>
      <w:r w:rsidR="00B073E1">
        <w:rPr>
          <w:rFonts w:ascii="Times New Roman" w:hAnsi="Times New Roman"/>
        </w:rPr>
        <w:t xml:space="preserve">all applicable Terminal rules and regulations), as well as those of any other governmental authority having jurisdiction over the Terminal or any part thereof, whether the same are in force at the commencement of the term of this License or should be enacted </w:t>
      </w:r>
      <w:r w:rsidR="00DA5D70">
        <w:rPr>
          <w:rFonts w:ascii="Times New Roman" w:hAnsi="Times New Roman"/>
        </w:rPr>
        <w:t>thereafter</w:t>
      </w:r>
      <w:r w:rsidR="00B073E1">
        <w:rPr>
          <w:rFonts w:ascii="Times New Roman" w:hAnsi="Times New Roman"/>
        </w:rPr>
        <w:t xml:space="preserve">.  </w:t>
      </w:r>
    </w:p>
    <w:p w14:paraId="199BE9AF" w14:textId="77777777" w:rsidR="00B073E1" w:rsidRDefault="00B073E1" w:rsidP="00D96FAE">
      <w:pPr>
        <w:jc w:val="both"/>
        <w:rPr>
          <w:rFonts w:ascii="Times New Roman" w:hAnsi="Times New Roman"/>
        </w:rPr>
      </w:pPr>
    </w:p>
    <w:p w14:paraId="0D60A6CF" w14:textId="75D75AF4" w:rsidR="00B073E1" w:rsidRDefault="00535EE1" w:rsidP="00D96FAE">
      <w:pPr>
        <w:ind w:firstLine="720"/>
        <w:jc w:val="both"/>
        <w:rPr>
          <w:rFonts w:ascii="Times New Roman" w:hAnsi="Times New Roman"/>
        </w:rPr>
      </w:pPr>
      <w:ins w:id="93" w:author="Jennifer Smith" w:date="2021-02-17T09:36:00Z">
        <w:r>
          <w:rPr>
            <w:rFonts w:ascii="Times New Roman" w:hAnsi="Times New Roman"/>
            <w:b/>
          </w:rPr>
          <w:t xml:space="preserve">B. </w:t>
        </w:r>
      </w:ins>
      <w:r w:rsidR="00863B9B">
        <w:rPr>
          <w:rFonts w:ascii="Times New Roman" w:hAnsi="Times New Roman"/>
          <w:b/>
        </w:rPr>
        <w:t>TRUCKER</w:t>
      </w:r>
      <w:r w:rsidR="00B073E1">
        <w:rPr>
          <w:rFonts w:ascii="Times New Roman" w:hAnsi="Times New Roman"/>
        </w:rPr>
        <w:t xml:space="preserve"> shall pay all fines, penalties, damages, </w:t>
      </w:r>
      <w:proofErr w:type="gramStart"/>
      <w:r w:rsidR="00B073E1">
        <w:rPr>
          <w:rFonts w:ascii="Times New Roman" w:hAnsi="Times New Roman"/>
        </w:rPr>
        <w:t>expenses</w:t>
      </w:r>
      <w:proofErr w:type="gramEnd"/>
      <w:r w:rsidR="00B073E1">
        <w:rPr>
          <w:rFonts w:ascii="Times New Roman" w:hAnsi="Times New Roman"/>
        </w:rPr>
        <w:t xml:space="preserve"> or costs, including reasonable counsel fees, which may in any manner arise out of or be imposed on </w:t>
      </w:r>
      <w:r w:rsidR="00DA5D70" w:rsidRPr="00DA5D70">
        <w:rPr>
          <w:rFonts w:ascii="Times New Roman" w:hAnsi="Times New Roman"/>
        </w:rPr>
        <w:t>the</w:t>
      </w:r>
      <w:r w:rsidR="00DA5D70">
        <w:rPr>
          <w:rFonts w:ascii="Times New Roman" w:hAnsi="Times New Roman"/>
          <w:b/>
        </w:rPr>
        <w:t xml:space="preserve"> MPA</w:t>
      </w:r>
      <w:r w:rsidR="00B073E1">
        <w:rPr>
          <w:rFonts w:ascii="Times New Roman" w:hAnsi="Times New Roman"/>
          <w:b/>
        </w:rPr>
        <w:t xml:space="preserve"> </w:t>
      </w:r>
      <w:r w:rsidR="00B073E1">
        <w:rPr>
          <w:rFonts w:ascii="Times New Roman" w:hAnsi="Times New Roman"/>
        </w:rPr>
        <w:t xml:space="preserve">or Terminal because of the failure of the </w:t>
      </w:r>
      <w:r w:rsidR="00863B9B">
        <w:rPr>
          <w:rFonts w:ascii="Times New Roman" w:hAnsi="Times New Roman"/>
          <w:b/>
        </w:rPr>
        <w:t>TRUCKER</w:t>
      </w:r>
      <w:r w:rsidR="00B073E1">
        <w:rPr>
          <w:rFonts w:ascii="Times New Roman" w:hAnsi="Times New Roman"/>
        </w:rPr>
        <w:t xml:space="preserve"> to comply with the requirements of this Section.  </w:t>
      </w:r>
    </w:p>
    <w:p w14:paraId="4FEC0A92" w14:textId="77777777" w:rsidR="00B073E1" w:rsidRDefault="00B073E1" w:rsidP="00D96FAE">
      <w:pPr>
        <w:tabs>
          <w:tab w:val="left" w:pos="-1080"/>
          <w:tab w:val="left" w:pos="-720"/>
          <w:tab w:val="left" w:pos="0"/>
          <w:tab w:val="left" w:pos="900"/>
          <w:tab w:val="left" w:pos="1260"/>
          <w:tab w:val="left" w:pos="2160"/>
        </w:tabs>
        <w:ind w:firstLine="720"/>
        <w:jc w:val="both"/>
        <w:rPr>
          <w:rFonts w:ascii="Times New Roman" w:hAnsi="Times New Roman"/>
        </w:rPr>
      </w:pPr>
    </w:p>
    <w:p w14:paraId="2D5E65CC" w14:textId="63D2A3CF" w:rsidR="00B073E1" w:rsidRDefault="00535EE1" w:rsidP="00D96FAE">
      <w:pPr>
        <w:ind w:firstLine="720"/>
        <w:jc w:val="both"/>
        <w:rPr>
          <w:rFonts w:ascii="Times New Roman" w:hAnsi="Times New Roman"/>
        </w:rPr>
      </w:pPr>
      <w:ins w:id="94" w:author="Jennifer Smith" w:date="2021-02-17T09:36:00Z">
        <w:r>
          <w:rPr>
            <w:rFonts w:ascii="Times New Roman" w:hAnsi="Times New Roman"/>
            <w:b/>
          </w:rPr>
          <w:t xml:space="preserve">C. </w:t>
        </w:r>
      </w:ins>
      <w:r w:rsidR="00863B9B">
        <w:rPr>
          <w:rFonts w:ascii="Times New Roman" w:hAnsi="Times New Roman"/>
          <w:b/>
        </w:rPr>
        <w:t>TRUCKER</w:t>
      </w:r>
      <w:r w:rsidR="00B073E1">
        <w:rPr>
          <w:rFonts w:ascii="Times New Roman" w:hAnsi="Times New Roman"/>
        </w:rPr>
        <w:t xml:space="preserve"> shall have the right, but not the obligation, to contest, without cost or expense to </w:t>
      </w:r>
      <w:r w:rsidR="00DA5D70" w:rsidRPr="00DA5D70">
        <w:rPr>
          <w:rFonts w:ascii="Times New Roman" w:hAnsi="Times New Roman"/>
        </w:rPr>
        <w:t>the</w:t>
      </w:r>
      <w:r w:rsidR="00DA5D70">
        <w:rPr>
          <w:rFonts w:ascii="Times New Roman" w:hAnsi="Times New Roman"/>
          <w:b/>
        </w:rPr>
        <w:t xml:space="preserve"> MPA</w:t>
      </w:r>
      <w:r w:rsidR="00B073E1">
        <w:rPr>
          <w:rFonts w:ascii="Times New Roman" w:hAnsi="Times New Roman"/>
          <w:b/>
        </w:rPr>
        <w:t xml:space="preserve">, </w:t>
      </w:r>
      <w:r w:rsidR="00B073E1">
        <w:rPr>
          <w:rFonts w:ascii="Times New Roman" w:hAnsi="Times New Roman"/>
        </w:rPr>
        <w:t xml:space="preserve">the validity or application of any law, ordinance, rule, regulation, or requirement of the type referred to in the preceding sub-section.  If by the terms of any such provision, compliance may be legally delayed without risk of forfeiture or lien on the Terminal or penalty to the </w:t>
      </w:r>
      <w:r w:rsidR="00DA5D70">
        <w:rPr>
          <w:rFonts w:ascii="Times New Roman" w:hAnsi="Times New Roman"/>
          <w:b/>
        </w:rPr>
        <w:t>MPA</w:t>
      </w:r>
      <w:r w:rsidR="00B073E1">
        <w:rPr>
          <w:rFonts w:ascii="Times New Roman" w:hAnsi="Times New Roman"/>
          <w:b/>
        </w:rPr>
        <w:t xml:space="preserve">, </w:t>
      </w:r>
      <w:r w:rsidR="00B073E1">
        <w:rPr>
          <w:rFonts w:ascii="Times New Roman" w:hAnsi="Times New Roman"/>
        </w:rPr>
        <w:t xml:space="preserve">pending resolution of the legal challenge, </w:t>
      </w:r>
      <w:r w:rsidR="00863B9B">
        <w:rPr>
          <w:rFonts w:ascii="Times New Roman" w:hAnsi="Times New Roman"/>
          <w:b/>
        </w:rPr>
        <w:t xml:space="preserve">TRUCKER </w:t>
      </w:r>
      <w:r w:rsidR="00B073E1">
        <w:rPr>
          <w:rFonts w:ascii="Times New Roman" w:hAnsi="Times New Roman"/>
        </w:rPr>
        <w:t>may delay compliance therewith until final determination of such proceeding</w:t>
      </w:r>
      <w:r w:rsidR="00D96FAE">
        <w:rPr>
          <w:rFonts w:ascii="Times New Roman" w:hAnsi="Times New Roman"/>
        </w:rPr>
        <w:t>.  The</w:t>
      </w:r>
      <w:r w:rsidR="00DA5D70" w:rsidRPr="00D96FAE">
        <w:rPr>
          <w:rFonts w:ascii="Times New Roman" w:hAnsi="Times New Roman"/>
        </w:rPr>
        <w:t xml:space="preserve"> </w:t>
      </w:r>
      <w:r w:rsidR="00DA5D70">
        <w:rPr>
          <w:rFonts w:ascii="Times New Roman" w:hAnsi="Times New Roman"/>
          <w:b/>
        </w:rPr>
        <w:t>MPA</w:t>
      </w:r>
      <w:r w:rsidR="00DA5D70">
        <w:rPr>
          <w:rFonts w:ascii="Times New Roman" w:hAnsi="Times New Roman"/>
        </w:rPr>
        <w:t xml:space="preserve"> </w:t>
      </w:r>
      <w:r w:rsidR="00B073E1">
        <w:rPr>
          <w:rFonts w:ascii="Times New Roman" w:hAnsi="Times New Roman"/>
        </w:rPr>
        <w:t xml:space="preserve">agrees to execute and deliver any appropriate papers or other instruments that may be reasonably necessary or proper to permit </w:t>
      </w:r>
      <w:r w:rsidR="00863B9B">
        <w:rPr>
          <w:rFonts w:ascii="Times New Roman" w:hAnsi="Times New Roman"/>
          <w:b/>
        </w:rPr>
        <w:lastRenderedPageBreak/>
        <w:t>TRUCKER</w:t>
      </w:r>
      <w:r w:rsidR="00B073E1">
        <w:rPr>
          <w:rFonts w:ascii="Times New Roman" w:hAnsi="Times New Roman"/>
        </w:rPr>
        <w:t xml:space="preserve"> to contest the validity or application of any such provision.</w:t>
      </w:r>
    </w:p>
    <w:p w14:paraId="19740606" w14:textId="77777777" w:rsidR="00B073E1" w:rsidRDefault="00B073E1">
      <w:pPr>
        <w:tabs>
          <w:tab w:val="left" w:pos="-1080"/>
          <w:tab w:val="left" w:pos="-720"/>
          <w:tab w:val="left" w:pos="0"/>
          <w:tab w:val="left" w:pos="900"/>
          <w:tab w:val="left" w:pos="1260"/>
          <w:tab w:val="left" w:pos="2160"/>
        </w:tabs>
        <w:jc w:val="both"/>
        <w:rPr>
          <w:rFonts w:ascii="Times New Roman" w:hAnsi="Times New Roman"/>
        </w:rPr>
      </w:pPr>
    </w:p>
    <w:p w14:paraId="1317CF87" w14:textId="55F53CCF" w:rsidR="00B073E1" w:rsidRDefault="007A6A76" w:rsidP="00D96FAE">
      <w:pPr>
        <w:jc w:val="both"/>
        <w:rPr>
          <w:rFonts w:ascii="Times New Roman" w:hAnsi="Times New Roman"/>
        </w:rPr>
      </w:pPr>
      <w:r>
        <w:rPr>
          <w:rFonts w:ascii="Times New Roman" w:hAnsi="Times New Roman"/>
          <w:b/>
        </w:rPr>
        <w:t>7</w:t>
      </w:r>
      <w:r w:rsidR="00B073E1">
        <w:rPr>
          <w:rFonts w:ascii="Times New Roman" w:hAnsi="Times New Roman"/>
          <w:b/>
        </w:rPr>
        <w:t>.</w:t>
      </w:r>
      <w:r w:rsidR="00B073E1">
        <w:rPr>
          <w:rFonts w:ascii="Times New Roman" w:hAnsi="Times New Roman"/>
          <w:b/>
        </w:rPr>
        <w:tab/>
      </w:r>
      <w:r w:rsidR="00B073E1">
        <w:rPr>
          <w:rFonts w:ascii="Times New Roman" w:hAnsi="Times New Roman"/>
          <w:b/>
          <w:u w:val="single"/>
        </w:rPr>
        <w:t>Governing Law; Interpretation</w:t>
      </w:r>
      <w:r w:rsidR="00B073E1">
        <w:rPr>
          <w:rFonts w:ascii="Times New Roman" w:hAnsi="Times New Roman"/>
          <w:b/>
        </w:rPr>
        <w:t>.</w:t>
      </w:r>
      <w:r w:rsidR="00B073E1">
        <w:rPr>
          <w:rFonts w:ascii="Times New Roman" w:hAnsi="Times New Roman"/>
        </w:rPr>
        <w:t xml:space="preserve">  </w:t>
      </w:r>
    </w:p>
    <w:p w14:paraId="13811C20" w14:textId="77777777" w:rsidR="00B073E1" w:rsidRDefault="00B073E1">
      <w:pPr>
        <w:tabs>
          <w:tab w:val="left" w:pos="-1080"/>
          <w:tab w:val="left" w:pos="-720"/>
          <w:tab w:val="left" w:pos="0"/>
          <w:tab w:val="left" w:pos="900"/>
          <w:tab w:val="left" w:pos="1260"/>
          <w:tab w:val="left" w:pos="2160"/>
        </w:tabs>
        <w:ind w:firstLine="900"/>
        <w:jc w:val="both"/>
        <w:rPr>
          <w:rFonts w:ascii="Times New Roman" w:hAnsi="Times New Roman"/>
        </w:rPr>
      </w:pPr>
    </w:p>
    <w:p w14:paraId="5B20C64C" w14:textId="77777777" w:rsidR="00B073E1" w:rsidRDefault="00B073E1" w:rsidP="00D96FAE">
      <w:pPr>
        <w:ind w:firstLine="720"/>
        <w:jc w:val="both"/>
        <w:rPr>
          <w:rFonts w:ascii="Times New Roman" w:hAnsi="Times New Roman"/>
        </w:rPr>
      </w:pPr>
      <w:r>
        <w:rPr>
          <w:rFonts w:ascii="Times New Roman" w:hAnsi="Times New Roman"/>
        </w:rPr>
        <w:t xml:space="preserve">This License shall be deemed to have been made in, and be construed in accordance with, the laws of the State of </w:t>
      </w:r>
      <w:smartTag w:uri="urn:schemas-microsoft-com:office:smarttags" w:element="State">
        <w:smartTag w:uri="urn:schemas-microsoft-com:office:smarttags" w:element="place">
          <w:r>
            <w:rPr>
              <w:rFonts w:ascii="Times New Roman" w:hAnsi="Times New Roman"/>
            </w:rPr>
            <w:t>Maine</w:t>
          </w:r>
        </w:smartTag>
      </w:smartTag>
      <w:r>
        <w:rPr>
          <w:rFonts w:ascii="Times New Roman" w:hAnsi="Times New Roman"/>
        </w:rPr>
        <w:t xml:space="preserve">, except to the extent superior federal law may govern its terms. </w:t>
      </w:r>
    </w:p>
    <w:p w14:paraId="1364472D" w14:textId="77777777" w:rsidR="00B073E1" w:rsidRDefault="00B073E1">
      <w:pPr>
        <w:tabs>
          <w:tab w:val="left" w:pos="-1080"/>
          <w:tab w:val="left" w:pos="-720"/>
          <w:tab w:val="left" w:pos="0"/>
          <w:tab w:val="left" w:pos="900"/>
          <w:tab w:val="left" w:pos="1260"/>
          <w:tab w:val="left" w:pos="2160"/>
        </w:tabs>
        <w:jc w:val="both"/>
        <w:rPr>
          <w:rFonts w:ascii="Times New Roman" w:hAnsi="Times New Roman"/>
        </w:rPr>
      </w:pPr>
    </w:p>
    <w:p w14:paraId="090B3C9A" w14:textId="1C9550ED" w:rsidR="00B073E1" w:rsidRDefault="007A6A76" w:rsidP="00D96FAE">
      <w:pPr>
        <w:jc w:val="both"/>
        <w:rPr>
          <w:rFonts w:ascii="Times New Roman" w:hAnsi="Times New Roman"/>
        </w:rPr>
      </w:pPr>
      <w:r>
        <w:rPr>
          <w:rFonts w:ascii="Times New Roman" w:hAnsi="Times New Roman"/>
          <w:b/>
        </w:rPr>
        <w:t>8</w:t>
      </w:r>
      <w:r w:rsidR="00B073E1">
        <w:rPr>
          <w:rFonts w:ascii="Times New Roman" w:hAnsi="Times New Roman"/>
          <w:b/>
        </w:rPr>
        <w:t>.</w:t>
      </w:r>
      <w:r w:rsidR="00B073E1">
        <w:rPr>
          <w:rFonts w:ascii="Times New Roman" w:hAnsi="Times New Roman"/>
          <w:b/>
        </w:rPr>
        <w:tab/>
      </w:r>
      <w:r w:rsidR="00B073E1">
        <w:rPr>
          <w:rFonts w:ascii="Times New Roman" w:hAnsi="Times New Roman"/>
          <w:b/>
          <w:u w:val="single"/>
        </w:rPr>
        <w:t>Non</w:t>
      </w:r>
      <w:r w:rsidR="00B073E1">
        <w:rPr>
          <w:rFonts w:ascii="Times New Roman" w:hAnsi="Times New Roman"/>
          <w:b/>
          <w:u w:val="single"/>
        </w:rPr>
        <w:noBreakHyphen/>
      </w:r>
      <w:r w:rsidR="00060FFC">
        <w:rPr>
          <w:rFonts w:ascii="Times New Roman" w:hAnsi="Times New Roman"/>
          <w:b/>
          <w:u w:val="single"/>
        </w:rPr>
        <w:t>Discrimination</w:t>
      </w:r>
      <w:r w:rsidR="00B073E1">
        <w:rPr>
          <w:rFonts w:ascii="Times New Roman" w:hAnsi="Times New Roman"/>
          <w:b/>
        </w:rPr>
        <w:t xml:space="preserve">. </w:t>
      </w:r>
      <w:r w:rsidR="00B073E1">
        <w:rPr>
          <w:rFonts w:ascii="Times New Roman" w:hAnsi="Times New Roman"/>
        </w:rPr>
        <w:t xml:space="preserve"> </w:t>
      </w:r>
    </w:p>
    <w:p w14:paraId="0F209CB7" w14:textId="77777777" w:rsidR="00B073E1" w:rsidRDefault="00B073E1">
      <w:pPr>
        <w:tabs>
          <w:tab w:val="left" w:pos="-1080"/>
          <w:tab w:val="left" w:pos="-720"/>
          <w:tab w:val="left" w:pos="0"/>
          <w:tab w:val="left" w:pos="900"/>
          <w:tab w:val="left" w:pos="1260"/>
          <w:tab w:val="left" w:pos="2160"/>
        </w:tabs>
        <w:jc w:val="both"/>
        <w:rPr>
          <w:rFonts w:ascii="Times New Roman" w:hAnsi="Times New Roman"/>
        </w:rPr>
      </w:pPr>
    </w:p>
    <w:p w14:paraId="3FF755EE" w14:textId="6F5F3FB2" w:rsidR="003B32F4" w:rsidRDefault="00B073E1" w:rsidP="00863B9B">
      <w:pPr>
        <w:ind w:firstLine="720"/>
        <w:jc w:val="both"/>
        <w:rPr>
          <w:rFonts w:ascii="Times New Roman" w:hAnsi="Times New Roman"/>
        </w:rPr>
      </w:pPr>
      <w:r>
        <w:rPr>
          <w:rFonts w:ascii="Times New Roman" w:hAnsi="Times New Roman"/>
        </w:rPr>
        <w:t xml:space="preserve">The </w:t>
      </w:r>
      <w:r w:rsidR="00863B9B">
        <w:rPr>
          <w:rFonts w:ascii="Times New Roman" w:hAnsi="Times New Roman"/>
          <w:b/>
        </w:rPr>
        <w:t>TRUCKER</w:t>
      </w:r>
      <w:r>
        <w:rPr>
          <w:rFonts w:ascii="Times New Roman" w:hAnsi="Times New Roman"/>
        </w:rPr>
        <w:t xml:space="preserve">, for itself, its successors in interest, and assigns, as a part of the consideration hereof, does hereby covenant and agree that no person on the grounds of race, color, sex, disability, religion, national </w:t>
      </w:r>
      <w:proofErr w:type="gramStart"/>
      <w:r>
        <w:rPr>
          <w:rFonts w:ascii="Times New Roman" w:hAnsi="Times New Roman"/>
        </w:rPr>
        <w:t>origin</w:t>
      </w:r>
      <w:proofErr w:type="gramEnd"/>
      <w:r>
        <w:rPr>
          <w:rFonts w:ascii="Times New Roman" w:hAnsi="Times New Roman"/>
        </w:rPr>
        <w:t xml:space="preserve"> or sexual orientation shall be excluded from participation in, denied the benefits of, or be otherwise subject to, discrimination in the use of </w:t>
      </w:r>
      <w:r w:rsidR="00D96FAE">
        <w:rPr>
          <w:rFonts w:ascii="Times New Roman" w:hAnsi="Times New Roman"/>
        </w:rPr>
        <w:t>the Terminal and its related</w:t>
      </w:r>
      <w:r>
        <w:rPr>
          <w:rFonts w:ascii="Times New Roman" w:hAnsi="Times New Roman"/>
        </w:rPr>
        <w:t xml:space="preserve"> facilities.</w:t>
      </w:r>
    </w:p>
    <w:p w14:paraId="341B70C6" w14:textId="77777777" w:rsidR="00863B9B" w:rsidRPr="00863B9B" w:rsidRDefault="00863B9B" w:rsidP="00863B9B">
      <w:pPr>
        <w:ind w:firstLine="720"/>
        <w:jc w:val="both"/>
        <w:rPr>
          <w:rFonts w:ascii="Times New Roman" w:hAnsi="Times New Roman"/>
        </w:rPr>
      </w:pPr>
    </w:p>
    <w:p w14:paraId="0EA84F80" w14:textId="091A0D33" w:rsidR="00B073E1" w:rsidRDefault="007A6A76" w:rsidP="00D96FAE">
      <w:pPr>
        <w:jc w:val="both"/>
        <w:rPr>
          <w:rFonts w:ascii="Times New Roman" w:hAnsi="Times New Roman"/>
        </w:rPr>
      </w:pPr>
      <w:r>
        <w:rPr>
          <w:rFonts w:ascii="Times New Roman" w:hAnsi="Times New Roman"/>
          <w:b/>
        </w:rPr>
        <w:t>9</w:t>
      </w:r>
      <w:r w:rsidR="00B073E1">
        <w:rPr>
          <w:rFonts w:ascii="Times New Roman" w:hAnsi="Times New Roman"/>
          <w:b/>
        </w:rPr>
        <w:t>.</w:t>
      </w:r>
      <w:r w:rsidR="00B073E1">
        <w:rPr>
          <w:rFonts w:ascii="Times New Roman" w:hAnsi="Times New Roman"/>
          <w:b/>
        </w:rPr>
        <w:tab/>
      </w:r>
      <w:r w:rsidR="00B073E1">
        <w:rPr>
          <w:rFonts w:ascii="Times New Roman" w:hAnsi="Times New Roman"/>
          <w:b/>
          <w:u w:val="single"/>
        </w:rPr>
        <w:t>Personnel</w:t>
      </w:r>
      <w:r w:rsidR="00B073E1">
        <w:rPr>
          <w:rFonts w:ascii="Times New Roman" w:hAnsi="Times New Roman"/>
          <w:b/>
        </w:rPr>
        <w:t>.</w:t>
      </w:r>
      <w:r w:rsidR="00B073E1">
        <w:rPr>
          <w:rFonts w:ascii="Times New Roman" w:hAnsi="Times New Roman"/>
        </w:rPr>
        <w:t xml:space="preserve"> </w:t>
      </w:r>
    </w:p>
    <w:p w14:paraId="69FE9247" w14:textId="77777777" w:rsidR="00B073E1" w:rsidRDefault="00B073E1" w:rsidP="00D96FAE">
      <w:pPr>
        <w:jc w:val="both"/>
        <w:rPr>
          <w:rFonts w:ascii="Times New Roman" w:hAnsi="Times New Roman"/>
        </w:rPr>
      </w:pPr>
    </w:p>
    <w:p w14:paraId="663E9125" w14:textId="533D7013" w:rsidR="00B073E1" w:rsidRDefault="00863B9B" w:rsidP="00B0605D">
      <w:pPr>
        <w:ind w:firstLine="720"/>
        <w:jc w:val="both"/>
        <w:rPr>
          <w:rFonts w:ascii="Times New Roman" w:hAnsi="Times New Roman"/>
        </w:rPr>
      </w:pPr>
      <w:r>
        <w:rPr>
          <w:rFonts w:ascii="Times New Roman" w:hAnsi="Times New Roman"/>
          <w:b/>
        </w:rPr>
        <w:t>TRUCKER</w:t>
      </w:r>
      <w:r w:rsidR="00B073E1">
        <w:rPr>
          <w:rFonts w:ascii="Times New Roman" w:hAnsi="Times New Roman"/>
          <w:b/>
        </w:rPr>
        <w:t xml:space="preserve"> </w:t>
      </w:r>
      <w:r w:rsidR="00B073E1">
        <w:rPr>
          <w:rFonts w:ascii="Times New Roman" w:hAnsi="Times New Roman"/>
        </w:rPr>
        <w:t xml:space="preserve">certifies that it has and will </w:t>
      </w:r>
      <w:proofErr w:type="gramStart"/>
      <w:r w:rsidR="00B073E1">
        <w:rPr>
          <w:rFonts w:ascii="Times New Roman" w:hAnsi="Times New Roman"/>
        </w:rPr>
        <w:t>provide at all times</w:t>
      </w:r>
      <w:proofErr w:type="gramEnd"/>
      <w:r w:rsidR="00B073E1">
        <w:rPr>
          <w:rFonts w:ascii="Times New Roman" w:hAnsi="Times New Roman"/>
        </w:rPr>
        <w:t xml:space="preserve"> </w:t>
      </w:r>
      <w:r w:rsidR="009B3A87">
        <w:rPr>
          <w:rFonts w:ascii="Times New Roman" w:hAnsi="Times New Roman"/>
        </w:rPr>
        <w:t>“</w:t>
      </w:r>
      <w:r w:rsidR="00D477B3">
        <w:rPr>
          <w:rFonts w:ascii="Times New Roman" w:hAnsi="Times New Roman"/>
        </w:rPr>
        <w:t>Qualified Personnel</w:t>
      </w:r>
      <w:r w:rsidR="009B3A87">
        <w:rPr>
          <w:rFonts w:ascii="Times New Roman" w:hAnsi="Times New Roman"/>
        </w:rPr>
        <w:t>”</w:t>
      </w:r>
      <w:r w:rsidR="00D477B3">
        <w:rPr>
          <w:rFonts w:ascii="Times New Roman" w:hAnsi="Times New Roman"/>
        </w:rPr>
        <w:t xml:space="preserve"> </w:t>
      </w:r>
      <w:r w:rsidR="00B073E1">
        <w:rPr>
          <w:rFonts w:ascii="Times New Roman" w:hAnsi="Times New Roman"/>
        </w:rPr>
        <w:t xml:space="preserve">to carry out its operations at the Terminal.  </w:t>
      </w:r>
      <w:r w:rsidR="003B7F98" w:rsidRPr="003B7F98">
        <w:rPr>
          <w:rFonts w:ascii="Times New Roman" w:hAnsi="Times New Roman"/>
        </w:rPr>
        <w:t>The</w:t>
      </w:r>
      <w:r w:rsidR="003B7F98">
        <w:rPr>
          <w:rFonts w:ascii="Times New Roman" w:hAnsi="Times New Roman"/>
          <w:b/>
        </w:rPr>
        <w:t xml:space="preserve"> MPA</w:t>
      </w:r>
      <w:r w:rsidR="00B073E1">
        <w:rPr>
          <w:rFonts w:ascii="Times New Roman" w:hAnsi="Times New Roman"/>
          <w:b/>
        </w:rPr>
        <w:t xml:space="preserve"> </w:t>
      </w:r>
      <w:r w:rsidR="00B073E1">
        <w:rPr>
          <w:rFonts w:ascii="Times New Roman" w:hAnsi="Times New Roman"/>
        </w:rPr>
        <w:t xml:space="preserve">reserves the right to make a reasonable inquiry into the qualifications of such personnel </w:t>
      </w:r>
      <w:r w:rsidR="006B7726">
        <w:rPr>
          <w:rFonts w:ascii="Times New Roman" w:hAnsi="Times New Roman"/>
        </w:rPr>
        <w:t xml:space="preserve">both to </w:t>
      </w:r>
      <w:r>
        <w:rPr>
          <w:rFonts w:ascii="Times New Roman" w:hAnsi="Times New Roman"/>
          <w:b/>
        </w:rPr>
        <w:t>TRUCKER</w:t>
      </w:r>
      <w:r w:rsidR="006B7726">
        <w:rPr>
          <w:rFonts w:ascii="Times New Roman" w:hAnsi="Times New Roman"/>
        </w:rPr>
        <w:t xml:space="preserve"> and directly to such Qualified Personnel </w:t>
      </w:r>
      <w:r w:rsidR="00B073E1">
        <w:rPr>
          <w:rFonts w:ascii="Times New Roman" w:hAnsi="Times New Roman"/>
        </w:rPr>
        <w:t xml:space="preserve">and </w:t>
      </w:r>
      <w:r>
        <w:rPr>
          <w:rFonts w:ascii="Times New Roman" w:hAnsi="Times New Roman"/>
          <w:b/>
        </w:rPr>
        <w:t>TRUCKER</w:t>
      </w:r>
      <w:r w:rsidR="00B073E1">
        <w:rPr>
          <w:rFonts w:ascii="Times New Roman" w:hAnsi="Times New Roman"/>
          <w:b/>
        </w:rPr>
        <w:t xml:space="preserve"> </w:t>
      </w:r>
      <w:r w:rsidR="00B073E1">
        <w:rPr>
          <w:rFonts w:ascii="Times New Roman" w:hAnsi="Times New Roman"/>
        </w:rPr>
        <w:t xml:space="preserve">will cooperate with </w:t>
      </w:r>
      <w:r w:rsidR="003B7F98" w:rsidRPr="003B7F98">
        <w:rPr>
          <w:rFonts w:ascii="Times New Roman" w:hAnsi="Times New Roman"/>
        </w:rPr>
        <w:t>the</w:t>
      </w:r>
      <w:r w:rsidR="003B7F98">
        <w:rPr>
          <w:rFonts w:ascii="Times New Roman" w:hAnsi="Times New Roman"/>
          <w:b/>
        </w:rPr>
        <w:t xml:space="preserve"> MPA</w:t>
      </w:r>
      <w:r w:rsidR="00B073E1">
        <w:rPr>
          <w:rFonts w:ascii="Times New Roman" w:hAnsi="Times New Roman"/>
          <w:b/>
        </w:rPr>
        <w:t xml:space="preserve"> </w:t>
      </w:r>
      <w:r w:rsidR="00B073E1">
        <w:rPr>
          <w:rFonts w:ascii="Times New Roman" w:hAnsi="Times New Roman"/>
        </w:rPr>
        <w:t>in providing information as to qualifications.</w:t>
      </w:r>
    </w:p>
    <w:p w14:paraId="34BE3B84" w14:textId="77777777" w:rsidR="004413D3" w:rsidRDefault="004413D3" w:rsidP="00863B9B">
      <w:pPr>
        <w:jc w:val="both"/>
        <w:rPr>
          <w:rFonts w:ascii="Times New Roman" w:hAnsi="Times New Roman"/>
        </w:rPr>
      </w:pPr>
    </w:p>
    <w:p w14:paraId="00FE0FD2" w14:textId="0996F029" w:rsidR="00B073E1" w:rsidRDefault="00B073E1" w:rsidP="003B7F98">
      <w:pPr>
        <w:jc w:val="both"/>
        <w:rPr>
          <w:rFonts w:ascii="Times New Roman" w:hAnsi="Times New Roman"/>
        </w:rPr>
      </w:pPr>
      <w:r>
        <w:rPr>
          <w:rFonts w:ascii="Times New Roman" w:hAnsi="Times New Roman"/>
          <w:b/>
        </w:rPr>
        <w:t>1</w:t>
      </w:r>
      <w:r w:rsidR="007A6A76">
        <w:rPr>
          <w:rFonts w:ascii="Times New Roman" w:hAnsi="Times New Roman"/>
          <w:b/>
        </w:rPr>
        <w:t>0</w:t>
      </w:r>
      <w:r>
        <w:rPr>
          <w:rFonts w:ascii="Times New Roman" w:hAnsi="Times New Roman"/>
          <w:b/>
        </w:rPr>
        <w:t>.</w:t>
      </w:r>
      <w:r>
        <w:rPr>
          <w:rFonts w:ascii="Times New Roman" w:hAnsi="Times New Roman"/>
          <w:b/>
        </w:rPr>
        <w:tab/>
      </w:r>
      <w:r>
        <w:rPr>
          <w:rFonts w:ascii="Times New Roman" w:hAnsi="Times New Roman"/>
          <w:b/>
          <w:u w:val="single"/>
        </w:rPr>
        <w:t>Term</w:t>
      </w:r>
      <w:r w:rsidR="001E2307">
        <w:rPr>
          <w:rFonts w:ascii="Times New Roman" w:hAnsi="Times New Roman"/>
          <w:b/>
          <w:u w:val="single"/>
        </w:rPr>
        <w:t xml:space="preserve"> </w:t>
      </w:r>
      <w:r w:rsidR="00CD7FA6">
        <w:rPr>
          <w:rFonts w:ascii="Times New Roman" w:hAnsi="Times New Roman"/>
          <w:b/>
          <w:u w:val="single"/>
        </w:rPr>
        <w:t>Term</w:t>
      </w:r>
      <w:r>
        <w:rPr>
          <w:rFonts w:ascii="Times New Roman" w:hAnsi="Times New Roman"/>
          <w:b/>
          <w:u w:val="single"/>
        </w:rPr>
        <w:t>ination</w:t>
      </w:r>
      <w:r w:rsidR="001E2307">
        <w:rPr>
          <w:rFonts w:ascii="Times New Roman" w:hAnsi="Times New Roman"/>
          <w:b/>
          <w:u w:val="single"/>
        </w:rPr>
        <w:t xml:space="preserve"> and Assignment</w:t>
      </w:r>
      <w:r>
        <w:rPr>
          <w:rFonts w:ascii="Times New Roman" w:hAnsi="Times New Roman"/>
        </w:rPr>
        <w:t>.</w:t>
      </w:r>
    </w:p>
    <w:p w14:paraId="2DB1AF1A" w14:textId="77777777" w:rsidR="00B073E1" w:rsidRDefault="00B073E1" w:rsidP="003B7F98">
      <w:pPr>
        <w:jc w:val="both"/>
        <w:rPr>
          <w:rFonts w:ascii="Times New Roman" w:hAnsi="Times New Roman"/>
        </w:rPr>
      </w:pPr>
    </w:p>
    <w:p w14:paraId="3B9A9F52" w14:textId="77777777" w:rsidR="00535EE1" w:rsidRDefault="00535EE1" w:rsidP="003B7F98">
      <w:pPr>
        <w:ind w:firstLine="720"/>
        <w:jc w:val="both"/>
        <w:rPr>
          <w:ins w:id="95" w:author="Jennifer Smith" w:date="2021-02-17T09:38:00Z"/>
          <w:rFonts w:ascii="Times New Roman" w:hAnsi="Times New Roman"/>
        </w:rPr>
      </w:pPr>
      <w:ins w:id="96" w:author="Jennifer Smith" w:date="2021-02-17T09:37:00Z">
        <w:r>
          <w:rPr>
            <w:rFonts w:ascii="Times New Roman" w:hAnsi="Times New Roman"/>
          </w:rPr>
          <w:t xml:space="preserve">A. </w:t>
        </w:r>
      </w:ins>
      <w:r w:rsidR="00B073E1">
        <w:rPr>
          <w:rFonts w:ascii="Times New Roman" w:hAnsi="Times New Roman"/>
        </w:rPr>
        <w:t xml:space="preserve">This License may be terminated by </w:t>
      </w:r>
      <w:r w:rsidR="003B7F98" w:rsidRPr="003B7F98">
        <w:rPr>
          <w:rFonts w:ascii="Times New Roman" w:hAnsi="Times New Roman"/>
        </w:rPr>
        <w:t>the</w:t>
      </w:r>
      <w:r w:rsidR="003B7F98">
        <w:rPr>
          <w:rFonts w:ascii="Times New Roman" w:hAnsi="Times New Roman"/>
          <w:b/>
        </w:rPr>
        <w:t xml:space="preserve"> MPA</w:t>
      </w:r>
      <w:r w:rsidR="00B073E1">
        <w:rPr>
          <w:rFonts w:ascii="Times New Roman" w:hAnsi="Times New Roman"/>
        </w:rPr>
        <w:t xml:space="preserve"> upon ten (10) days prior written notice in the event of a breach by </w:t>
      </w:r>
      <w:r w:rsidR="00863B9B">
        <w:rPr>
          <w:rFonts w:ascii="Times New Roman" w:hAnsi="Times New Roman"/>
          <w:b/>
        </w:rPr>
        <w:t>TRUCKER</w:t>
      </w:r>
      <w:r w:rsidR="00B073E1">
        <w:rPr>
          <w:rFonts w:ascii="Times New Roman" w:hAnsi="Times New Roman"/>
        </w:rPr>
        <w:t xml:space="preserve"> of the terms and conditions of this License, which breach shall not have been remedied by </w:t>
      </w:r>
      <w:r w:rsidR="00863B9B">
        <w:rPr>
          <w:rFonts w:ascii="Times New Roman" w:hAnsi="Times New Roman"/>
          <w:b/>
        </w:rPr>
        <w:t>TRUCKER</w:t>
      </w:r>
      <w:r w:rsidR="00B073E1">
        <w:rPr>
          <w:rFonts w:ascii="Times New Roman" w:hAnsi="Times New Roman"/>
        </w:rPr>
        <w:t xml:space="preserve"> within thirty (30) days of written notice thereof from the </w:t>
      </w:r>
      <w:r w:rsidR="003B7F98">
        <w:rPr>
          <w:rFonts w:ascii="Times New Roman" w:hAnsi="Times New Roman"/>
          <w:b/>
        </w:rPr>
        <w:t>MPA</w:t>
      </w:r>
      <w:r w:rsidR="00B073E1" w:rsidRPr="003B7F98">
        <w:rPr>
          <w:rFonts w:ascii="Times New Roman" w:hAnsi="Times New Roman"/>
        </w:rPr>
        <w:t xml:space="preserve"> </w:t>
      </w:r>
      <w:r w:rsidR="00B073E1">
        <w:rPr>
          <w:rFonts w:ascii="Times New Roman" w:hAnsi="Times New Roman"/>
        </w:rPr>
        <w:t xml:space="preserve">or </w:t>
      </w:r>
      <w:r w:rsidR="00863B9B">
        <w:rPr>
          <w:rFonts w:ascii="Times New Roman" w:hAnsi="Times New Roman"/>
          <w:b/>
        </w:rPr>
        <w:t>TRUCKER</w:t>
      </w:r>
      <w:r w:rsidR="00B073E1">
        <w:rPr>
          <w:rFonts w:ascii="Times New Roman" w:hAnsi="Times New Roman"/>
        </w:rPr>
        <w:t xml:space="preserve"> has not diligently proceeded to cure such breach if it is not capable of being cured within thirty (30) days.  </w:t>
      </w:r>
    </w:p>
    <w:p w14:paraId="4505CBDB" w14:textId="77777777" w:rsidR="00535EE1" w:rsidRDefault="00535EE1" w:rsidP="003B7F98">
      <w:pPr>
        <w:ind w:firstLine="720"/>
        <w:jc w:val="both"/>
        <w:rPr>
          <w:ins w:id="97" w:author="Jennifer Smith" w:date="2021-02-17T09:38:00Z"/>
          <w:rFonts w:ascii="Times New Roman" w:hAnsi="Times New Roman"/>
        </w:rPr>
      </w:pPr>
    </w:p>
    <w:p w14:paraId="14973AB0" w14:textId="5DDEA3CA" w:rsidR="00B073E1" w:rsidRDefault="00535EE1" w:rsidP="003B7F98">
      <w:pPr>
        <w:ind w:firstLine="720"/>
        <w:jc w:val="both"/>
        <w:rPr>
          <w:rFonts w:ascii="Times New Roman" w:hAnsi="Times New Roman"/>
        </w:rPr>
      </w:pPr>
      <w:ins w:id="98" w:author="Jennifer Smith" w:date="2021-02-17T09:38:00Z">
        <w:r>
          <w:rPr>
            <w:rFonts w:ascii="Times New Roman" w:hAnsi="Times New Roman"/>
          </w:rPr>
          <w:t xml:space="preserve">B. </w:t>
        </w:r>
        <w:r w:rsidRPr="00535EE1">
          <w:rPr>
            <w:rFonts w:ascii="Times New Roman" w:hAnsi="Times New Roman"/>
            <w:b/>
            <w:bCs/>
          </w:rPr>
          <w:t>TRUCKER</w:t>
        </w:r>
        <w:r>
          <w:rPr>
            <w:rFonts w:ascii="Times New Roman" w:hAnsi="Times New Roman"/>
          </w:rPr>
          <w:t xml:space="preserve"> must </w:t>
        </w:r>
      </w:ins>
      <w:ins w:id="99" w:author="Jennifer Smith" w:date="2021-02-17T09:39:00Z">
        <w:r>
          <w:rPr>
            <w:rFonts w:ascii="Times New Roman" w:hAnsi="Times New Roman"/>
          </w:rPr>
          <w:t xml:space="preserve">apply for a new License annually. </w:t>
        </w:r>
      </w:ins>
      <w:commentRangeStart w:id="100"/>
      <w:r w:rsidR="00B073E1" w:rsidRPr="00535EE1">
        <w:rPr>
          <w:rFonts w:ascii="Times New Roman" w:hAnsi="Times New Roman"/>
        </w:rPr>
        <w:t>The</w:t>
      </w:r>
      <w:r w:rsidR="00B073E1">
        <w:rPr>
          <w:rFonts w:ascii="Times New Roman" w:hAnsi="Times New Roman"/>
        </w:rPr>
        <w:t xml:space="preserve"> </w:t>
      </w:r>
      <w:r w:rsidR="003B7F98">
        <w:rPr>
          <w:rFonts w:ascii="Times New Roman" w:hAnsi="Times New Roman"/>
          <w:b/>
        </w:rPr>
        <w:t xml:space="preserve">MPA, </w:t>
      </w:r>
      <w:r w:rsidR="003B7F98" w:rsidRPr="003B7F98">
        <w:rPr>
          <w:rFonts w:ascii="Times New Roman" w:hAnsi="Times New Roman"/>
        </w:rPr>
        <w:t>within its sole discretion,</w:t>
      </w:r>
      <w:r w:rsidR="00B073E1">
        <w:rPr>
          <w:rFonts w:ascii="Times New Roman" w:hAnsi="Times New Roman"/>
        </w:rPr>
        <w:t xml:space="preserve"> reserves the right not to renew </w:t>
      </w:r>
      <w:del w:id="101" w:author="Jennifer Smith" w:date="2021-02-17T09:39:00Z">
        <w:r w:rsidR="00B073E1" w:rsidDel="00535EE1">
          <w:rPr>
            <w:rFonts w:ascii="Times New Roman" w:hAnsi="Times New Roman"/>
          </w:rPr>
          <w:delText xml:space="preserve">this </w:delText>
        </w:r>
      </w:del>
      <w:ins w:id="102" w:author="Jennifer Smith" w:date="2021-02-17T09:39:00Z">
        <w:r>
          <w:rPr>
            <w:rFonts w:ascii="Times New Roman" w:hAnsi="Times New Roman"/>
          </w:rPr>
          <w:t xml:space="preserve">a </w:t>
        </w:r>
      </w:ins>
      <w:r w:rsidR="00B073E1">
        <w:rPr>
          <w:rFonts w:ascii="Times New Roman" w:hAnsi="Times New Roman"/>
        </w:rPr>
        <w:t>License</w:t>
      </w:r>
      <w:r w:rsidR="001C3AD8">
        <w:rPr>
          <w:rFonts w:ascii="Times New Roman" w:hAnsi="Times New Roman"/>
        </w:rPr>
        <w:t xml:space="preserve"> upon the expiration thereof, for whatever reason</w:t>
      </w:r>
      <w:r w:rsidR="00B073E1">
        <w:rPr>
          <w:rFonts w:ascii="Times New Roman" w:hAnsi="Times New Roman"/>
        </w:rPr>
        <w:t>.</w:t>
      </w:r>
      <w:commentRangeEnd w:id="100"/>
      <w:r w:rsidR="006E5E35">
        <w:rPr>
          <w:rStyle w:val="CommentReference"/>
        </w:rPr>
        <w:commentReference w:id="100"/>
      </w:r>
    </w:p>
    <w:p w14:paraId="08B3206F" w14:textId="77777777" w:rsidR="00B073E1" w:rsidRDefault="00B073E1" w:rsidP="003B7F98">
      <w:pPr>
        <w:jc w:val="both"/>
        <w:rPr>
          <w:rFonts w:ascii="Times New Roman" w:hAnsi="Times New Roman"/>
        </w:rPr>
      </w:pPr>
    </w:p>
    <w:p w14:paraId="5AEFFDC7" w14:textId="5A4D1670" w:rsidR="00B073E1" w:rsidRDefault="00B073E1" w:rsidP="003B7F98">
      <w:pPr>
        <w:pStyle w:val="BodyText"/>
        <w:tabs>
          <w:tab w:val="clear" w:pos="-1080"/>
          <w:tab w:val="clear" w:pos="-720"/>
          <w:tab w:val="clear" w:pos="0"/>
          <w:tab w:val="clear" w:pos="900"/>
          <w:tab w:val="clear" w:pos="1260"/>
          <w:tab w:val="clear" w:pos="2160"/>
        </w:tabs>
      </w:pPr>
      <w:r>
        <w:tab/>
      </w:r>
      <w:ins w:id="103" w:author="Jennifer Smith" w:date="2021-02-17T09:40:00Z">
        <w:r w:rsidR="00535EE1">
          <w:t xml:space="preserve">C. </w:t>
        </w:r>
      </w:ins>
      <w:r>
        <w:t>Either party has the right to terminate this License for its convenience, without liability or further obligation hereunder and within its sole discretion, upon</w:t>
      </w:r>
      <w:r w:rsidR="00385FA1">
        <w:t xml:space="preserve"> </w:t>
      </w:r>
      <w:r w:rsidR="00196D19">
        <w:t>thirty (</w:t>
      </w:r>
      <w:r w:rsidR="00385FA1">
        <w:t>30</w:t>
      </w:r>
      <w:r w:rsidR="00196D19">
        <w:t>)</w:t>
      </w:r>
      <w:r>
        <w:t xml:space="preserve"> days prior written notice to the non-terminating party.   </w:t>
      </w:r>
      <w:del w:id="104" w:author="Jennifer Smith" w:date="2021-02-17T09:40:00Z">
        <w:r w:rsidDel="00535EE1">
          <w:delText>Unless terminated as provided hereunder, this License shall continue on a year to year basis.</w:delText>
        </w:r>
      </w:del>
    </w:p>
    <w:p w14:paraId="43E7AD5F" w14:textId="77777777" w:rsidR="003C2B41" w:rsidRDefault="003C2B41">
      <w:pPr>
        <w:pStyle w:val="BodyText"/>
      </w:pPr>
    </w:p>
    <w:p w14:paraId="29F2F13A" w14:textId="7DA77766" w:rsidR="003C2B41" w:rsidRDefault="003C2B41">
      <w:pPr>
        <w:pStyle w:val="BodyText"/>
      </w:pPr>
      <w:del w:id="105" w:author="Jennifer Smith" w:date="2021-02-17T09:40:00Z">
        <w:r w:rsidDel="00535EE1">
          <w:tab/>
        </w:r>
      </w:del>
      <w:ins w:id="106" w:author="Jennifer Smith" w:date="2021-02-17T09:40:00Z">
        <w:r w:rsidR="00535EE1">
          <w:t xml:space="preserve">D. </w:t>
        </w:r>
      </w:ins>
      <w:r>
        <w:t>This License is not assignable for any purpose.</w:t>
      </w:r>
    </w:p>
    <w:p w14:paraId="681CFE22" w14:textId="77777777" w:rsidR="00B073E1" w:rsidRDefault="00B073E1">
      <w:pPr>
        <w:tabs>
          <w:tab w:val="left" w:pos="-1080"/>
          <w:tab w:val="left" w:pos="-720"/>
          <w:tab w:val="left" w:pos="0"/>
          <w:tab w:val="left" w:pos="900"/>
          <w:tab w:val="left" w:pos="1260"/>
          <w:tab w:val="left" w:pos="2160"/>
        </w:tabs>
        <w:jc w:val="both"/>
        <w:rPr>
          <w:rFonts w:ascii="Times New Roman" w:hAnsi="Times New Roman"/>
          <w:u w:val="single"/>
        </w:rPr>
      </w:pPr>
    </w:p>
    <w:p w14:paraId="3B4E43CE" w14:textId="4503672F" w:rsidR="00B073E1" w:rsidRDefault="00B073E1">
      <w:pPr>
        <w:tabs>
          <w:tab w:val="left" w:pos="-1080"/>
          <w:tab w:val="left" w:pos="-720"/>
          <w:tab w:val="left" w:pos="0"/>
          <w:tab w:val="left" w:pos="900"/>
          <w:tab w:val="left" w:pos="1260"/>
          <w:tab w:val="left" w:pos="2160"/>
        </w:tabs>
        <w:jc w:val="both"/>
        <w:rPr>
          <w:rFonts w:ascii="Times New Roman" w:hAnsi="Times New Roman"/>
          <w:b/>
        </w:rPr>
      </w:pPr>
      <w:r>
        <w:rPr>
          <w:rFonts w:ascii="Times New Roman" w:hAnsi="Times New Roman"/>
          <w:b/>
        </w:rPr>
        <w:t>1</w:t>
      </w:r>
      <w:r w:rsidR="007A6A76">
        <w:rPr>
          <w:rFonts w:ascii="Times New Roman" w:hAnsi="Times New Roman"/>
          <w:b/>
        </w:rPr>
        <w:t>1</w:t>
      </w:r>
      <w:r>
        <w:rPr>
          <w:rFonts w:ascii="Times New Roman" w:hAnsi="Times New Roman"/>
          <w:b/>
        </w:rPr>
        <w:t xml:space="preserve">.  </w:t>
      </w:r>
      <w:r>
        <w:rPr>
          <w:rFonts w:ascii="Times New Roman" w:hAnsi="Times New Roman"/>
          <w:b/>
        </w:rPr>
        <w:tab/>
      </w:r>
      <w:r>
        <w:rPr>
          <w:rFonts w:ascii="Times New Roman" w:hAnsi="Times New Roman"/>
          <w:b/>
          <w:u w:val="single"/>
        </w:rPr>
        <w:t xml:space="preserve">Precedence of </w:t>
      </w:r>
      <w:r w:rsidR="001C3AD8">
        <w:rPr>
          <w:rFonts w:ascii="Times New Roman" w:hAnsi="Times New Roman"/>
          <w:b/>
          <w:u w:val="single"/>
        </w:rPr>
        <w:t>MPA</w:t>
      </w:r>
      <w:r>
        <w:rPr>
          <w:rFonts w:ascii="Times New Roman" w:hAnsi="Times New Roman"/>
          <w:b/>
          <w:u w:val="single"/>
        </w:rPr>
        <w:t xml:space="preserve"> Tariff</w:t>
      </w:r>
      <w:r>
        <w:rPr>
          <w:rFonts w:ascii="Times New Roman" w:hAnsi="Times New Roman"/>
          <w:b/>
        </w:rPr>
        <w:t>.</w:t>
      </w:r>
    </w:p>
    <w:p w14:paraId="448C0D6D" w14:textId="77777777" w:rsidR="00B073E1" w:rsidRDefault="00B073E1">
      <w:pPr>
        <w:tabs>
          <w:tab w:val="left" w:pos="-1080"/>
          <w:tab w:val="left" w:pos="-720"/>
          <w:tab w:val="left" w:pos="0"/>
          <w:tab w:val="left" w:pos="900"/>
          <w:tab w:val="left" w:pos="1260"/>
          <w:tab w:val="left" w:pos="2160"/>
        </w:tabs>
        <w:jc w:val="both"/>
        <w:rPr>
          <w:rFonts w:ascii="Times New Roman" w:hAnsi="Times New Roman"/>
        </w:rPr>
      </w:pPr>
    </w:p>
    <w:p w14:paraId="4BEBF566" w14:textId="77777777" w:rsidR="00B073E1" w:rsidRDefault="00B073E1">
      <w:pPr>
        <w:tabs>
          <w:tab w:val="left" w:pos="-1080"/>
          <w:tab w:val="left" w:pos="-720"/>
          <w:tab w:val="left" w:pos="0"/>
          <w:tab w:val="left" w:pos="900"/>
          <w:tab w:val="left" w:pos="1260"/>
          <w:tab w:val="left" w:pos="2160"/>
        </w:tabs>
        <w:jc w:val="both"/>
        <w:rPr>
          <w:rFonts w:ascii="Times New Roman" w:hAnsi="Times New Roman"/>
        </w:rPr>
      </w:pPr>
      <w:r>
        <w:rPr>
          <w:rFonts w:ascii="Times New Roman" w:hAnsi="Times New Roman"/>
        </w:rPr>
        <w:tab/>
        <w:t xml:space="preserve">Notwithstanding anything in this License to the contrary, the </w:t>
      </w:r>
      <w:r w:rsidR="001C3AD8">
        <w:rPr>
          <w:rFonts w:ascii="Times New Roman" w:hAnsi="Times New Roman"/>
          <w:b/>
        </w:rPr>
        <w:t>MPA</w:t>
      </w:r>
      <w:r w:rsidR="001C3AD8" w:rsidRPr="001C3AD8">
        <w:rPr>
          <w:rFonts w:ascii="Times New Roman" w:hAnsi="Times New Roman"/>
        </w:rPr>
        <w:t>’s</w:t>
      </w:r>
      <w:r>
        <w:rPr>
          <w:rFonts w:ascii="Times New Roman" w:hAnsi="Times New Roman"/>
        </w:rPr>
        <w:t xml:space="preserve"> Tariff</w:t>
      </w:r>
      <w:r w:rsidR="00674DE5">
        <w:rPr>
          <w:rFonts w:ascii="Times New Roman" w:hAnsi="Times New Roman"/>
        </w:rPr>
        <w:t xml:space="preserve">, to the extent </w:t>
      </w:r>
      <w:r w:rsidR="00674DE5">
        <w:rPr>
          <w:rFonts w:ascii="Times New Roman" w:hAnsi="Times New Roman"/>
        </w:rPr>
        <w:lastRenderedPageBreak/>
        <w:t xml:space="preserve">that it is more stringent in its requirement, </w:t>
      </w:r>
      <w:r>
        <w:rPr>
          <w:rFonts w:ascii="Times New Roman" w:hAnsi="Times New Roman"/>
        </w:rPr>
        <w:t xml:space="preserve">shall take precedence over any provision herein and its terms as expressly incorporated herein and made a part of this License.  </w:t>
      </w:r>
    </w:p>
    <w:p w14:paraId="36322BFD" w14:textId="77777777" w:rsidR="00B073E1" w:rsidRDefault="00B073E1">
      <w:pPr>
        <w:tabs>
          <w:tab w:val="left" w:pos="-1080"/>
          <w:tab w:val="left" w:pos="-720"/>
          <w:tab w:val="left" w:pos="0"/>
          <w:tab w:val="left" w:pos="900"/>
          <w:tab w:val="left" w:pos="1260"/>
          <w:tab w:val="left" w:pos="2160"/>
        </w:tabs>
        <w:jc w:val="both"/>
        <w:rPr>
          <w:rFonts w:ascii="Times New Roman" w:hAnsi="Times New Roman"/>
        </w:rPr>
      </w:pPr>
    </w:p>
    <w:p w14:paraId="3DCE4BE6" w14:textId="6E46B4B7" w:rsidR="00B073E1" w:rsidRDefault="00B073E1">
      <w:pPr>
        <w:tabs>
          <w:tab w:val="left" w:pos="-1080"/>
          <w:tab w:val="left" w:pos="-720"/>
          <w:tab w:val="left" w:pos="0"/>
          <w:tab w:val="left" w:pos="900"/>
          <w:tab w:val="left" w:pos="1260"/>
          <w:tab w:val="left" w:pos="2160"/>
        </w:tabs>
        <w:jc w:val="both"/>
        <w:rPr>
          <w:rFonts w:ascii="Times New Roman" w:hAnsi="Times New Roman"/>
        </w:rPr>
      </w:pPr>
      <w:r>
        <w:rPr>
          <w:rFonts w:ascii="Times New Roman" w:hAnsi="Times New Roman"/>
          <w:b/>
        </w:rPr>
        <w:t>1</w:t>
      </w:r>
      <w:r w:rsidR="007A6A76">
        <w:rPr>
          <w:rFonts w:ascii="Times New Roman" w:hAnsi="Times New Roman"/>
          <w:b/>
        </w:rPr>
        <w:t>2</w:t>
      </w:r>
      <w:r>
        <w:rPr>
          <w:rFonts w:ascii="Times New Roman" w:hAnsi="Times New Roman"/>
          <w:b/>
        </w:rPr>
        <w:t>.</w:t>
      </w:r>
      <w:r>
        <w:rPr>
          <w:rFonts w:ascii="Times New Roman" w:hAnsi="Times New Roman"/>
          <w:b/>
        </w:rPr>
        <w:tab/>
      </w:r>
      <w:r>
        <w:rPr>
          <w:rFonts w:ascii="Times New Roman" w:hAnsi="Times New Roman"/>
          <w:b/>
          <w:u w:val="single"/>
        </w:rPr>
        <w:t>Notices</w:t>
      </w:r>
      <w:r>
        <w:rPr>
          <w:rFonts w:ascii="Times New Roman" w:hAnsi="Times New Roman"/>
        </w:rPr>
        <w:t>.</w:t>
      </w:r>
    </w:p>
    <w:p w14:paraId="2E4278DE" w14:textId="77777777" w:rsidR="00B073E1" w:rsidRDefault="00B073E1">
      <w:pPr>
        <w:tabs>
          <w:tab w:val="left" w:pos="-1080"/>
          <w:tab w:val="left" w:pos="-720"/>
          <w:tab w:val="left" w:pos="0"/>
          <w:tab w:val="left" w:pos="900"/>
          <w:tab w:val="left" w:pos="1260"/>
          <w:tab w:val="left" w:pos="2160"/>
        </w:tabs>
        <w:jc w:val="both"/>
        <w:rPr>
          <w:rFonts w:ascii="Times New Roman" w:hAnsi="Times New Roman"/>
        </w:rPr>
      </w:pPr>
    </w:p>
    <w:p w14:paraId="4723ACF9" w14:textId="77777777" w:rsidR="001C3AD8" w:rsidRPr="00535EE1" w:rsidRDefault="001C3AD8" w:rsidP="00535EE1">
      <w:pPr>
        <w:jc w:val="both"/>
        <w:rPr>
          <w:rFonts w:ascii="Times New Roman" w:hAnsi="Times New Roman"/>
          <w:rPrChange w:id="107" w:author="Jennifer Smith" w:date="2021-02-17T09:40:00Z">
            <w:rPr/>
          </w:rPrChange>
        </w:rPr>
        <w:pPrChange w:id="108" w:author="Jennifer Smith" w:date="2021-02-17T09:40:00Z">
          <w:pPr>
            <w:pStyle w:val="ListParagraph"/>
            <w:numPr>
              <w:numId w:val="7"/>
            </w:numPr>
            <w:ind w:left="0" w:firstLine="720"/>
            <w:jc w:val="both"/>
          </w:pPr>
        </w:pPrChange>
      </w:pPr>
      <w:r w:rsidRPr="00535EE1">
        <w:rPr>
          <w:rFonts w:ascii="Times New Roman" w:hAnsi="Times New Roman"/>
          <w:rPrChange w:id="109" w:author="Jennifer Smith" w:date="2021-02-17T09:40:00Z">
            <w:rPr/>
          </w:rPrChange>
        </w:rPr>
        <w:t>Notices.  All notices, certificates or other communications hereunder shall be sufficiently given and shall be deemed given when (a) mailed by registered or certified mail, postage prepaid, or (b) delivered by nationally recognized private courier or overnight delivery service, charges prepaid, to the following addresses or to such other addresses as the parties shall, by like notice, notify one another:</w:t>
      </w:r>
    </w:p>
    <w:p w14:paraId="71ED95E7" w14:textId="1BC21EFE" w:rsidR="00906265" w:rsidRDefault="00906265">
      <w:pPr>
        <w:widowControl/>
        <w:rPr>
          <w:rFonts w:ascii="Times New Roman" w:hAnsi="Times New Roman"/>
        </w:rPr>
      </w:pPr>
    </w:p>
    <w:p w14:paraId="429CAA4A" w14:textId="5B93D908" w:rsidR="001C3AD8" w:rsidRPr="001C3AD8" w:rsidRDefault="001C3AD8" w:rsidP="001C3AD8">
      <w:pPr>
        <w:ind w:left="2880"/>
        <w:jc w:val="both"/>
        <w:rPr>
          <w:rFonts w:ascii="Times New Roman" w:hAnsi="Times New Roman"/>
        </w:rPr>
      </w:pPr>
      <w:r w:rsidRPr="001C3AD8">
        <w:rPr>
          <w:rFonts w:ascii="Times New Roman" w:hAnsi="Times New Roman"/>
        </w:rPr>
        <w:t xml:space="preserve">If to </w:t>
      </w:r>
      <w:r w:rsidR="00863B9B">
        <w:rPr>
          <w:rFonts w:ascii="Times New Roman" w:hAnsi="Times New Roman"/>
        </w:rPr>
        <w:t>TRUCKER</w:t>
      </w:r>
      <w:r>
        <w:rPr>
          <w:rFonts w:ascii="Times New Roman" w:hAnsi="Times New Roman"/>
        </w:rPr>
        <w:t>:</w:t>
      </w:r>
    </w:p>
    <w:p w14:paraId="0F3DBDF7" w14:textId="77777777" w:rsidR="001C3AD8" w:rsidRPr="001C3AD8" w:rsidRDefault="001C3AD8" w:rsidP="001C3AD8">
      <w:pPr>
        <w:ind w:left="2880"/>
        <w:jc w:val="both"/>
        <w:rPr>
          <w:rFonts w:ascii="Times New Roman" w:hAnsi="Times New Roman"/>
        </w:rPr>
      </w:pPr>
    </w:p>
    <w:p w14:paraId="4EAD617B" w14:textId="77777777" w:rsidR="001C3AD8" w:rsidRPr="00863B9B" w:rsidRDefault="001C3AD8" w:rsidP="001C3AD8">
      <w:pPr>
        <w:ind w:left="2880"/>
        <w:jc w:val="both"/>
        <w:rPr>
          <w:rFonts w:ascii="Times New Roman" w:hAnsi="Times New Roman"/>
          <w:highlight w:val="yellow"/>
        </w:rPr>
      </w:pPr>
      <w:r w:rsidRPr="00863B9B">
        <w:rPr>
          <w:rFonts w:ascii="Times New Roman" w:hAnsi="Times New Roman"/>
          <w:highlight w:val="yellow"/>
        </w:rPr>
        <w:t>ATTN:</w:t>
      </w:r>
    </w:p>
    <w:p w14:paraId="5279D83B" w14:textId="77777777" w:rsidR="001C3AD8" w:rsidRPr="00863B9B" w:rsidRDefault="001C3AD8" w:rsidP="001C3AD8">
      <w:pPr>
        <w:ind w:left="2880"/>
        <w:jc w:val="both"/>
        <w:rPr>
          <w:rFonts w:ascii="Times New Roman" w:hAnsi="Times New Roman"/>
          <w:highlight w:val="yellow"/>
        </w:rPr>
      </w:pPr>
    </w:p>
    <w:p w14:paraId="276939FC" w14:textId="77777777" w:rsidR="001C3AD8" w:rsidRPr="00863B9B" w:rsidRDefault="001C3AD8" w:rsidP="001C3AD8">
      <w:pPr>
        <w:ind w:left="2880"/>
        <w:jc w:val="both"/>
        <w:rPr>
          <w:rFonts w:ascii="Times New Roman" w:hAnsi="Times New Roman"/>
          <w:highlight w:val="yellow"/>
        </w:rPr>
      </w:pPr>
    </w:p>
    <w:p w14:paraId="0AE23744" w14:textId="77777777" w:rsidR="001C3AD8" w:rsidRDefault="001C3AD8" w:rsidP="001C3AD8">
      <w:pPr>
        <w:ind w:left="2880"/>
        <w:jc w:val="both"/>
        <w:rPr>
          <w:rFonts w:ascii="Times New Roman" w:hAnsi="Times New Roman"/>
        </w:rPr>
      </w:pPr>
      <w:r w:rsidRPr="00863B9B">
        <w:rPr>
          <w:rFonts w:ascii="Times New Roman" w:hAnsi="Times New Roman"/>
          <w:highlight w:val="yellow"/>
        </w:rPr>
        <w:t>Phone: 207-</w:t>
      </w:r>
      <w:r w:rsidR="0089779D" w:rsidRPr="00863B9B">
        <w:rPr>
          <w:rFonts w:ascii="Times New Roman" w:hAnsi="Times New Roman"/>
          <w:highlight w:val="yellow"/>
        </w:rPr>
        <w:t>________________</w:t>
      </w:r>
    </w:p>
    <w:p w14:paraId="236EE074" w14:textId="77777777" w:rsidR="00906265" w:rsidRPr="001C3AD8" w:rsidRDefault="00906265" w:rsidP="001C3AD8">
      <w:pPr>
        <w:ind w:left="2880"/>
        <w:jc w:val="both"/>
        <w:rPr>
          <w:rFonts w:ascii="Times New Roman" w:hAnsi="Times New Roman"/>
        </w:rPr>
      </w:pPr>
    </w:p>
    <w:p w14:paraId="6FA5972F" w14:textId="77777777" w:rsidR="001C3AD8" w:rsidRPr="001C3AD8" w:rsidRDefault="001C3AD8" w:rsidP="0089779D">
      <w:pPr>
        <w:ind w:left="2880"/>
        <w:jc w:val="both"/>
        <w:rPr>
          <w:rFonts w:ascii="Times New Roman" w:hAnsi="Times New Roman"/>
        </w:rPr>
      </w:pPr>
      <w:r w:rsidRPr="001C3AD8">
        <w:rPr>
          <w:rFonts w:ascii="Times New Roman" w:hAnsi="Times New Roman"/>
        </w:rPr>
        <w:t>If to the MAINE PORT AUTHORITY</w:t>
      </w:r>
    </w:p>
    <w:p w14:paraId="3EA5C622" w14:textId="77777777" w:rsidR="001C3AD8" w:rsidRPr="001C3AD8" w:rsidRDefault="001C3AD8" w:rsidP="0089779D">
      <w:pPr>
        <w:ind w:left="2880"/>
        <w:jc w:val="both"/>
        <w:rPr>
          <w:rFonts w:ascii="Times New Roman" w:hAnsi="Times New Roman"/>
        </w:rPr>
      </w:pPr>
    </w:p>
    <w:p w14:paraId="78AEDB18" w14:textId="59500938" w:rsidR="001C3AD8" w:rsidRPr="001C3AD8" w:rsidRDefault="001C3AD8" w:rsidP="0089779D">
      <w:pPr>
        <w:ind w:left="2880"/>
        <w:jc w:val="both"/>
        <w:rPr>
          <w:rFonts w:ascii="Times New Roman" w:hAnsi="Times New Roman"/>
        </w:rPr>
      </w:pPr>
      <w:r w:rsidRPr="001C3AD8">
        <w:rPr>
          <w:rFonts w:ascii="Times New Roman" w:hAnsi="Times New Roman"/>
        </w:rPr>
        <w:t>ATTN: J</w:t>
      </w:r>
      <w:r w:rsidR="00863B9B">
        <w:rPr>
          <w:rFonts w:ascii="Times New Roman" w:hAnsi="Times New Roman"/>
        </w:rPr>
        <w:t>on Nass</w:t>
      </w:r>
    </w:p>
    <w:p w14:paraId="21819FEF" w14:textId="4B9E6531" w:rsidR="001C3AD8" w:rsidRDefault="00863B9B" w:rsidP="0089779D">
      <w:pPr>
        <w:ind w:left="2880"/>
        <w:jc w:val="both"/>
        <w:rPr>
          <w:rFonts w:ascii="Times New Roman" w:hAnsi="Times New Roman"/>
        </w:rPr>
      </w:pPr>
      <w:r>
        <w:rPr>
          <w:rFonts w:ascii="Times New Roman" w:hAnsi="Times New Roman"/>
        </w:rPr>
        <w:t>460 Commercial Street</w:t>
      </w:r>
    </w:p>
    <w:p w14:paraId="169CF959" w14:textId="233982D8" w:rsidR="00863B9B" w:rsidRPr="001C3AD8" w:rsidRDefault="00863B9B" w:rsidP="0089779D">
      <w:pPr>
        <w:ind w:left="2880"/>
        <w:jc w:val="both"/>
        <w:rPr>
          <w:rFonts w:ascii="Times New Roman" w:hAnsi="Times New Roman"/>
        </w:rPr>
      </w:pPr>
      <w:r>
        <w:rPr>
          <w:rFonts w:ascii="Times New Roman" w:hAnsi="Times New Roman"/>
        </w:rPr>
        <w:t>Portland, Maine 04101</w:t>
      </w:r>
    </w:p>
    <w:p w14:paraId="04E15684" w14:textId="54624344" w:rsidR="001C3AD8" w:rsidRPr="001C3AD8" w:rsidRDefault="001C3AD8" w:rsidP="0089779D">
      <w:pPr>
        <w:ind w:left="2880"/>
        <w:jc w:val="both"/>
        <w:rPr>
          <w:rFonts w:ascii="Times New Roman" w:hAnsi="Times New Roman"/>
        </w:rPr>
      </w:pPr>
      <w:r w:rsidRPr="001C3AD8">
        <w:rPr>
          <w:rFonts w:ascii="Times New Roman" w:hAnsi="Times New Roman"/>
        </w:rPr>
        <w:t xml:space="preserve">Phone: </w:t>
      </w:r>
    </w:p>
    <w:p w14:paraId="53C0AC64" w14:textId="1BC51656" w:rsidR="0089779D" w:rsidRDefault="00456888" w:rsidP="0089779D">
      <w:pPr>
        <w:ind w:left="2880"/>
        <w:jc w:val="both"/>
        <w:rPr>
          <w:rFonts w:ascii="Times New Roman" w:hAnsi="Times New Roman"/>
        </w:rPr>
      </w:pPr>
      <w:hyperlink r:id="rId10" w:history="1">
        <w:r w:rsidR="00863B9B" w:rsidRPr="006D107A">
          <w:rPr>
            <w:rStyle w:val="Hyperlink"/>
            <w:rFonts w:ascii="Times New Roman" w:hAnsi="Times New Roman"/>
          </w:rPr>
          <w:t>Jon.nass@maineports.com</w:t>
        </w:r>
      </w:hyperlink>
    </w:p>
    <w:p w14:paraId="21A25923" w14:textId="77777777" w:rsidR="0089779D" w:rsidRDefault="0089779D" w:rsidP="0089779D">
      <w:pPr>
        <w:ind w:left="2880"/>
        <w:jc w:val="both"/>
        <w:rPr>
          <w:rFonts w:ascii="Times New Roman" w:hAnsi="Times New Roman"/>
        </w:rPr>
      </w:pPr>
    </w:p>
    <w:p w14:paraId="6C426143" w14:textId="77777777" w:rsidR="0089779D" w:rsidRDefault="0089779D" w:rsidP="0089779D">
      <w:pPr>
        <w:ind w:left="2880"/>
        <w:jc w:val="both"/>
        <w:rPr>
          <w:rFonts w:ascii="Times New Roman" w:hAnsi="Times New Roman"/>
        </w:rPr>
      </w:pPr>
    </w:p>
    <w:p w14:paraId="42A3E500" w14:textId="766A2AA4" w:rsidR="00535EE1" w:rsidRDefault="00535EE1" w:rsidP="00535EE1">
      <w:pPr>
        <w:jc w:val="both"/>
        <w:rPr>
          <w:ins w:id="110" w:author="Jennifer Smith" w:date="2021-02-17T09:42:00Z"/>
          <w:rFonts w:ascii="Times New Roman" w:hAnsi="Times New Roman"/>
        </w:rPr>
      </w:pPr>
      <w:ins w:id="111" w:author="Jennifer Smith" w:date="2021-02-17T09:42:00Z">
        <w:r w:rsidRPr="00535EE1">
          <w:rPr>
            <w:rFonts w:ascii="Times New Roman" w:hAnsi="Times New Roman"/>
            <w:b/>
            <w:bCs/>
            <w:rPrChange w:id="112" w:author="Jennifer Smith" w:date="2021-02-17T09:42:00Z">
              <w:rPr>
                <w:rFonts w:ascii="Times New Roman" w:hAnsi="Times New Roman"/>
              </w:rPr>
            </w:rPrChange>
          </w:rPr>
          <w:t xml:space="preserve">13. </w:t>
        </w:r>
      </w:ins>
      <w:del w:id="113" w:author="Jennifer Smith" w:date="2021-02-17T09:42:00Z">
        <w:r w:rsidR="0089779D" w:rsidRPr="00535EE1" w:rsidDel="00535EE1">
          <w:rPr>
            <w:rFonts w:ascii="Times New Roman" w:hAnsi="Times New Roman"/>
            <w:b/>
            <w:bCs/>
            <w:rPrChange w:id="114" w:author="Jennifer Smith" w:date="2021-02-17T09:42:00Z">
              <w:rPr/>
            </w:rPrChange>
          </w:rPr>
          <w:delText>Binding Effect</w:delText>
        </w:r>
      </w:del>
      <w:ins w:id="115" w:author="Jennifer Smith" w:date="2021-02-17T09:42:00Z">
        <w:r>
          <w:rPr>
            <w:rFonts w:ascii="Times New Roman" w:hAnsi="Times New Roman"/>
            <w:b/>
            <w:bCs/>
          </w:rPr>
          <w:t>Miscellaneous Provisions</w:t>
        </w:r>
      </w:ins>
      <w:del w:id="116" w:author="Jennifer Smith" w:date="2021-02-17T09:42:00Z">
        <w:r w:rsidR="0089779D" w:rsidRPr="00535EE1" w:rsidDel="00535EE1">
          <w:rPr>
            <w:rFonts w:ascii="Times New Roman" w:hAnsi="Times New Roman"/>
            <w:rPrChange w:id="117" w:author="Jennifer Smith" w:date="2021-02-17T09:42:00Z">
              <w:rPr/>
            </w:rPrChange>
          </w:rPr>
          <w:delText>:</w:delText>
        </w:r>
      </w:del>
      <w:r w:rsidR="0089779D" w:rsidRPr="00535EE1">
        <w:rPr>
          <w:rFonts w:ascii="Times New Roman" w:hAnsi="Times New Roman"/>
          <w:rPrChange w:id="118" w:author="Jennifer Smith" w:date="2021-02-17T09:42:00Z">
            <w:rPr/>
          </w:rPrChange>
        </w:rPr>
        <w:t xml:space="preserve">  </w:t>
      </w:r>
    </w:p>
    <w:p w14:paraId="03665BF2" w14:textId="77777777" w:rsidR="00535EE1" w:rsidRDefault="00535EE1" w:rsidP="00535EE1">
      <w:pPr>
        <w:jc w:val="both"/>
        <w:rPr>
          <w:ins w:id="119" w:author="Jennifer Smith" w:date="2021-02-17T09:42:00Z"/>
          <w:rFonts w:ascii="Times New Roman" w:hAnsi="Times New Roman"/>
        </w:rPr>
      </w:pPr>
    </w:p>
    <w:p w14:paraId="499A4778" w14:textId="66A12865" w:rsidR="0089779D" w:rsidRPr="00535EE1" w:rsidRDefault="00535EE1" w:rsidP="00535EE1">
      <w:pPr>
        <w:jc w:val="both"/>
        <w:rPr>
          <w:rFonts w:ascii="Times New Roman" w:hAnsi="Times New Roman"/>
          <w:rPrChange w:id="120" w:author="Jennifer Smith" w:date="2021-02-17T09:42:00Z">
            <w:rPr/>
          </w:rPrChange>
        </w:rPr>
        <w:pPrChange w:id="121" w:author="Jennifer Smith" w:date="2021-02-17T09:42:00Z">
          <w:pPr>
            <w:pStyle w:val="ListParagraph"/>
            <w:numPr>
              <w:numId w:val="7"/>
            </w:numPr>
            <w:ind w:left="0" w:firstLine="720"/>
            <w:jc w:val="both"/>
          </w:pPr>
        </w:pPrChange>
      </w:pPr>
      <w:ins w:id="122" w:author="Jennifer Smith" w:date="2021-02-17T09:42:00Z">
        <w:r>
          <w:rPr>
            <w:rFonts w:ascii="Times New Roman" w:hAnsi="Times New Roman"/>
          </w:rPr>
          <w:t xml:space="preserve">A. </w:t>
        </w:r>
        <w:r w:rsidRPr="00535EE1">
          <w:rPr>
            <w:rFonts w:ascii="Times New Roman" w:hAnsi="Times New Roman"/>
            <w:u w:val="single"/>
            <w:rPrChange w:id="123" w:author="Jennifer Smith" w:date="2021-02-17T09:43:00Z">
              <w:rPr>
                <w:rFonts w:ascii="Times New Roman" w:hAnsi="Times New Roman"/>
              </w:rPr>
            </w:rPrChange>
          </w:rPr>
          <w:t>Bindin</w:t>
        </w:r>
      </w:ins>
      <w:ins w:id="124" w:author="Jennifer Smith" w:date="2021-02-17T09:43:00Z">
        <w:r w:rsidRPr="00535EE1">
          <w:rPr>
            <w:rFonts w:ascii="Times New Roman" w:hAnsi="Times New Roman"/>
            <w:u w:val="single"/>
            <w:rPrChange w:id="125" w:author="Jennifer Smith" w:date="2021-02-17T09:43:00Z">
              <w:rPr>
                <w:rFonts w:ascii="Times New Roman" w:hAnsi="Times New Roman"/>
              </w:rPr>
            </w:rPrChange>
          </w:rPr>
          <w:t>g Effect</w:t>
        </w:r>
        <w:r>
          <w:rPr>
            <w:rFonts w:ascii="Times New Roman" w:hAnsi="Times New Roman"/>
          </w:rPr>
          <w:t xml:space="preserve">. </w:t>
        </w:r>
      </w:ins>
      <w:r w:rsidR="0089779D" w:rsidRPr="00535EE1">
        <w:rPr>
          <w:rFonts w:ascii="Times New Roman" w:hAnsi="Times New Roman"/>
          <w:rPrChange w:id="126" w:author="Jennifer Smith" w:date="2021-02-17T09:42:00Z">
            <w:rPr/>
          </w:rPrChange>
        </w:rPr>
        <w:t>This License shall inure to the benefit of and shall be binding upon STEVEDORE, the MPA, and their respective permitted successors and assigns.</w:t>
      </w:r>
    </w:p>
    <w:p w14:paraId="3EB49173" w14:textId="77777777" w:rsidR="0089779D" w:rsidRPr="0089779D" w:rsidRDefault="0089779D" w:rsidP="0089779D">
      <w:pPr>
        <w:ind w:left="720"/>
        <w:jc w:val="both"/>
        <w:rPr>
          <w:rFonts w:ascii="Times New Roman" w:hAnsi="Times New Roman"/>
        </w:rPr>
      </w:pPr>
    </w:p>
    <w:p w14:paraId="303CADDD" w14:textId="59E64DE3" w:rsidR="0089779D" w:rsidRPr="00535EE1" w:rsidRDefault="00535EE1" w:rsidP="00535EE1">
      <w:pPr>
        <w:jc w:val="both"/>
        <w:rPr>
          <w:rFonts w:ascii="Times New Roman" w:hAnsi="Times New Roman"/>
          <w:rPrChange w:id="127" w:author="Jennifer Smith" w:date="2021-02-17T09:43:00Z">
            <w:rPr/>
          </w:rPrChange>
        </w:rPr>
        <w:pPrChange w:id="128" w:author="Jennifer Smith" w:date="2021-02-17T09:43:00Z">
          <w:pPr>
            <w:pStyle w:val="ListParagraph"/>
            <w:numPr>
              <w:numId w:val="7"/>
            </w:numPr>
            <w:ind w:left="0" w:firstLine="720"/>
            <w:jc w:val="both"/>
          </w:pPr>
        </w:pPrChange>
      </w:pPr>
      <w:ins w:id="129" w:author="Jennifer Smith" w:date="2021-02-17T09:43:00Z">
        <w:r>
          <w:rPr>
            <w:rFonts w:ascii="Times New Roman" w:hAnsi="Times New Roman"/>
          </w:rPr>
          <w:t xml:space="preserve">B. </w:t>
        </w:r>
      </w:ins>
      <w:r w:rsidR="0089779D" w:rsidRPr="00535EE1">
        <w:rPr>
          <w:rFonts w:ascii="Times New Roman" w:hAnsi="Times New Roman"/>
          <w:u w:val="single"/>
          <w:rPrChange w:id="130" w:author="Jennifer Smith" w:date="2021-02-17T09:43:00Z">
            <w:rPr/>
          </w:rPrChange>
        </w:rPr>
        <w:t>Severability.</w:t>
      </w:r>
      <w:r w:rsidR="0089779D" w:rsidRPr="00535EE1">
        <w:rPr>
          <w:rFonts w:ascii="Times New Roman" w:hAnsi="Times New Roman"/>
          <w:rPrChange w:id="131" w:author="Jennifer Smith" w:date="2021-02-17T09:43:00Z">
            <w:rPr/>
          </w:rPrChange>
        </w:rPr>
        <w:t xml:space="preserve">  In the event any provision of this Agreement shall be held invalid or unenforceable by any court of competent jurisdiction or by any future legislative action, such </w:t>
      </w:r>
      <w:proofErr w:type="gramStart"/>
      <w:r w:rsidR="0089779D" w:rsidRPr="00535EE1">
        <w:rPr>
          <w:rFonts w:ascii="Times New Roman" w:hAnsi="Times New Roman"/>
          <w:rPrChange w:id="132" w:author="Jennifer Smith" w:date="2021-02-17T09:43:00Z">
            <w:rPr/>
          </w:rPrChange>
        </w:rPr>
        <w:t>holding</w:t>
      </w:r>
      <w:proofErr w:type="gramEnd"/>
      <w:r w:rsidR="0089779D" w:rsidRPr="00535EE1">
        <w:rPr>
          <w:rFonts w:ascii="Times New Roman" w:hAnsi="Times New Roman"/>
          <w:rPrChange w:id="133" w:author="Jennifer Smith" w:date="2021-02-17T09:43:00Z">
            <w:rPr/>
          </w:rPrChange>
        </w:rPr>
        <w:t xml:space="preserve"> or such action shall not invalidate or render unenforceable any other provision hereof.</w:t>
      </w:r>
    </w:p>
    <w:p w14:paraId="22E6BCE5" w14:textId="77777777" w:rsidR="0089779D" w:rsidRPr="0089779D" w:rsidDel="00535EE1" w:rsidRDefault="0089779D" w:rsidP="0089779D">
      <w:pPr>
        <w:pStyle w:val="ListParagraph"/>
        <w:rPr>
          <w:del w:id="134" w:author="Jennifer Smith" w:date="2021-02-17T09:43:00Z"/>
          <w:rFonts w:ascii="Times New Roman" w:hAnsi="Times New Roman"/>
        </w:rPr>
      </w:pPr>
    </w:p>
    <w:p w14:paraId="08E96D38" w14:textId="18FE71D6" w:rsidR="0089779D" w:rsidRPr="00535EE1" w:rsidRDefault="00535EE1" w:rsidP="00535EE1">
      <w:pPr>
        <w:jc w:val="both"/>
        <w:rPr>
          <w:rFonts w:ascii="Times New Roman" w:hAnsi="Times New Roman"/>
          <w:rPrChange w:id="135" w:author="Jennifer Smith" w:date="2021-02-17T09:43:00Z">
            <w:rPr/>
          </w:rPrChange>
        </w:rPr>
        <w:pPrChange w:id="136" w:author="Jennifer Smith" w:date="2021-02-17T09:43:00Z">
          <w:pPr>
            <w:pStyle w:val="ListParagraph"/>
            <w:numPr>
              <w:numId w:val="7"/>
            </w:numPr>
            <w:ind w:left="0" w:firstLine="720"/>
            <w:jc w:val="both"/>
          </w:pPr>
        </w:pPrChange>
      </w:pPr>
      <w:ins w:id="137" w:author="Jennifer Smith" w:date="2021-02-17T09:43:00Z">
        <w:r>
          <w:rPr>
            <w:rFonts w:ascii="Times New Roman" w:hAnsi="Times New Roman"/>
          </w:rPr>
          <w:t xml:space="preserve">C. </w:t>
        </w:r>
      </w:ins>
      <w:r w:rsidR="0089779D" w:rsidRPr="00535EE1">
        <w:rPr>
          <w:rFonts w:ascii="Times New Roman" w:hAnsi="Times New Roman"/>
          <w:u w:val="single"/>
          <w:rPrChange w:id="138" w:author="Jennifer Smith" w:date="2021-02-17T09:43:00Z">
            <w:rPr/>
          </w:rPrChange>
        </w:rPr>
        <w:t xml:space="preserve">Amendments, Changes and Modifications.  </w:t>
      </w:r>
      <w:r w:rsidR="0089779D" w:rsidRPr="00535EE1">
        <w:rPr>
          <w:rFonts w:ascii="Times New Roman" w:hAnsi="Times New Roman"/>
          <w:rPrChange w:id="139" w:author="Jennifer Smith" w:date="2021-02-17T09:43:00Z">
            <w:rPr/>
          </w:rPrChange>
        </w:rPr>
        <w:t xml:space="preserve"> This License may be amended, changed, modified, </w:t>
      </w:r>
      <w:proofErr w:type="gramStart"/>
      <w:r w:rsidR="0089779D" w:rsidRPr="00535EE1">
        <w:rPr>
          <w:rFonts w:ascii="Times New Roman" w:hAnsi="Times New Roman"/>
          <w:rPrChange w:id="140" w:author="Jennifer Smith" w:date="2021-02-17T09:43:00Z">
            <w:rPr/>
          </w:rPrChange>
        </w:rPr>
        <w:t>altered</w:t>
      </w:r>
      <w:proofErr w:type="gramEnd"/>
      <w:r w:rsidR="0089779D" w:rsidRPr="00535EE1">
        <w:rPr>
          <w:rFonts w:ascii="Times New Roman" w:hAnsi="Times New Roman"/>
          <w:rPrChange w:id="141" w:author="Jennifer Smith" w:date="2021-02-17T09:43:00Z">
            <w:rPr/>
          </w:rPrChange>
        </w:rPr>
        <w:t xml:space="preserve"> or terminated only by an instrument in writing signed by the parties hereto.</w:t>
      </w:r>
    </w:p>
    <w:p w14:paraId="7E0FB084" w14:textId="77777777" w:rsidR="0089779D" w:rsidRPr="0089779D" w:rsidRDefault="0089779D" w:rsidP="0089779D">
      <w:pPr>
        <w:pStyle w:val="ListParagraph"/>
        <w:rPr>
          <w:rFonts w:ascii="Times New Roman" w:hAnsi="Times New Roman"/>
        </w:rPr>
      </w:pPr>
    </w:p>
    <w:p w14:paraId="3AF3BA7B" w14:textId="79BAE050" w:rsidR="0089779D" w:rsidRPr="0089779D" w:rsidRDefault="0089779D" w:rsidP="00535EE1">
      <w:pPr>
        <w:jc w:val="both"/>
        <w:rPr>
          <w:rFonts w:ascii="Times New Roman" w:hAnsi="Times New Roman"/>
        </w:rPr>
        <w:pPrChange w:id="142" w:author="Jennifer Smith" w:date="2021-02-17T09:43:00Z">
          <w:pPr>
            <w:ind w:firstLine="720"/>
            <w:jc w:val="both"/>
          </w:pPr>
        </w:pPrChange>
      </w:pPr>
      <w:del w:id="143" w:author="Jennifer Smith" w:date="2021-02-17T09:43:00Z">
        <w:r w:rsidRPr="0089779D" w:rsidDel="00535EE1">
          <w:rPr>
            <w:rFonts w:ascii="Times New Roman" w:hAnsi="Times New Roman"/>
          </w:rPr>
          <w:delText>e.</w:delText>
        </w:r>
        <w:r w:rsidRPr="0089779D" w:rsidDel="00535EE1">
          <w:rPr>
            <w:rFonts w:ascii="Times New Roman" w:hAnsi="Times New Roman"/>
          </w:rPr>
          <w:tab/>
        </w:r>
      </w:del>
      <w:ins w:id="144" w:author="Jennifer Smith" w:date="2021-02-17T09:43:00Z">
        <w:r w:rsidR="00535EE1">
          <w:rPr>
            <w:rFonts w:ascii="Times New Roman" w:hAnsi="Times New Roman"/>
          </w:rPr>
          <w:t xml:space="preserve">D. </w:t>
        </w:r>
      </w:ins>
      <w:r w:rsidRPr="00535EE1">
        <w:rPr>
          <w:rFonts w:ascii="Times New Roman" w:hAnsi="Times New Roman"/>
          <w:u w:val="single"/>
          <w:rPrChange w:id="145" w:author="Jennifer Smith" w:date="2021-02-17T09:43:00Z">
            <w:rPr>
              <w:rFonts w:ascii="Times New Roman" w:hAnsi="Times New Roman"/>
            </w:rPr>
          </w:rPrChange>
        </w:rPr>
        <w:t xml:space="preserve">Execution Counterparts. </w:t>
      </w:r>
      <w:r w:rsidRPr="0089779D">
        <w:rPr>
          <w:rFonts w:ascii="Times New Roman" w:hAnsi="Times New Roman"/>
        </w:rPr>
        <w:t xml:space="preserve"> This </w:t>
      </w:r>
      <w:r>
        <w:rPr>
          <w:rFonts w:ascii="Times New Roman" w:hAnsi="Times New Roman"/>
        </w:rPr>
        <w:t>License</w:t>
      </w:r>
      <w:r w:rsidRPr="0089779D">
        <w:rPr>
          <w:rFonts w:ascii="Times New Roman" w:hAnsi="Times New Roman"/>
        </w:rPr>
        <w:t xml:space="preserve"> may be executed in several counterparts, each of which shall be an original and all of which shall constitute but one and the same instrument.</w:t>
      </w:r>
    </w:p>
    <w:p w14:paraId="3345C458" w14:textId="77777777" w:rsidR="0089779D" w:rsidRPr="0089779D" w:rsidRDefault="0089779D" w:rsidP="0089779D">
      <w:pPr>
        <w:ind w:firstLine="720"/>
        <w:jc w:val="both"/>
        <w:rPr>
          <w:rFonts w:ascii="Times New Roman" w:hAnsi="Times New Roman"/>
        </w:rPr>
      </w:pPr>
    </w:p>
    <w:p w14:paraId="6D658B68" w14:textId="77777777" w:rsidR="007A6A76" w:rsidRDefault="007A6A76">
      <w:pPr>
        <w:widowControl/>
        <w:rPr>
          <w:rFonts w:ascii="Times New Roman" w:hAnsi="Times New Roman"/>
          <w:b/>
        </w:rPr>
      </w:pPr>
      <w:r>
        <w:rPr>
          <w:rFonts w:ascii="Times New Roman" w:hAnsi="Times New Roman"/>
          <w:b/>
        </w:rPr>
        <w:br w:type="page"/>
      </w:r>
    </w:p>
    <w:p w14:paraId="168A3EA3" w14:textId="2BA82A25" w:rsidR="00033B93" w:rsidRDefault="00033B93" w:rsidP="0089779D">
      <w:pPr>
        <w:ind w:firstLine="720"/>
        <w:jc w:val="both"/>
        <w:rPr>
          <w:rFonts w:ascii="Times New Roman" w:hAnsi="Times New Roman"/>
        </w:rPr>
      </w:pPr>
      <w:r>
        <w:rPr>
          <w:rFonts w:ascii="Times New Roman" w:hAnsi="Times New Roman"/>
          <w:b/>
        </w:rPr>
        <w:lastRenderedPageBreak/>
        <w:t>IN WITNESS WHEREOF</w:t>
      </w:r>
      <w:r>
        <w:rPr>
          <w:rFonts w:ascii="Times New Roman" w:hAnsi="Times New Roman"/>
        </w:rPr>
        <w:t>, the parti</w:t>
      </w:r>
      <w:r w:rsidR="00914517">
        <w:rPr>
          <w:rFonts w:ascii="Times New Roman" w:hAnsi="Times New Roman"/>
        </w:rPr>
        <w:t>es hereto have caused this License</w:t>
      </w:r>
      <w:r>
        <w:rPr>
          <w:rFonts w:ascii="Times New Roman" w:hAnsi="Times New Roman"/>
        </w:rPr>
        <w:t xml:space="preserve"> to be duly executed as of the day and year first above written.</w:t>
      </w:r>
    </w:p>
    <w:p w14:paraId="50919E73" w14:textId="77777777" w:rsidR="00033B93" w:rsidRDefault="00033B93" w:rsidP="00033B93">
      <w:pPr>
        <w:jc w:val="both"/>
        <w:rPr>
          <w:rFonts w:ascii="Times New Roman" w:hAnsi="Times New Roman"/>
        </w:rPr>
      </w:pPr>
    </w:p>
    <w:p w14:paraId="110E9AE0" w14:textId="760135C2" w:rsidR="004D7EBF" w:rsidRPr="00922983" w:rsidRDefault="007A6A76" w:rsidP="007A6A76">
      <w:pPr>
        <w:tabs>
          <w:tab w:val="left" w:pos="5040"/>
        </w:tabs>
        <w:ind w:left="720" w:hanging="720"/>
        <w:jc w:val="both"/>
        <w:rPr>
          <w:rFonts w:ascii="Times New Roman" w:hAnsi="Times New Roman"/>
          <w:b/>
        </w:rPr>
      </w:pPr>
      <w:r w:rsidRPr="007A6A76">
        <w:rPr>
          <w:rFonts w:ascii="Times New Roman" w:hAnsi="Times New Roman"/>
          <w:b/>
          <w:highlight w:val="yellow"/>
        </w:rPr>
        <w:t>TRUCKER</w:t>
      </w:r>
    </w:p>
    <w:p w14:paraId="78584ED3" w14:textId="77777777" w:rsidR="002C0AA2" w:rsidRPr="002C0AA2" w:rsidRDefault="002C0AA2" w:rsidP="004D7EBF">
      <w:pPr>
        <w:ind w:left="5040"/>
        <w:rPr>
          <w:rFonts w:ascii="Times New Roman" w:hAnsi="Times New Roman"/>
          <w:bCs/>
        </w:rPr>
      </w:pPr>
    </w:p>
    <w:p w14:paraId="6ED4F17B" w14:textId="77777777" w:rsidR="00033B93" w:rsidRPr="002C0AA2" w:rsidRDefault="00033B93" w:rsidP="00033B93">
      <w:pPr>
        <w:jc w:val="both"/>
        <w:rPr>
          <w:rFonts w:ascii="Times New Roman" w:hAnsi="Times New Roman"/>
        </w:rPr>
      </w:pPr>
    </w:p>
    <w:p w14:paraId="364E3831" w14:textId="77777777" w:rsidR="007A6A76" w:rsidRDefault="00033B93" w:rsidP="00033B93">
      <w:pPr>
        <w:jc w:val="both"/>
        <w:rPr>
          <w:rFonts w:ascii="Times New Roman" w:hAnsi="Times New Roman"/>
        </w:rPr>
      </w:pPr>
      <w:r>
        <w:rPr>
          <w:rFonts w:ascii="Times New Roman" w:hAnsi="Times New Roman"/>
        </w:rPr>
        <w:t>By: _________________________</w:t>
      </w:r>
    </w:p>
    <w:p w14:paraId="27D89E90" w14:textId="3B513AEC" w:rsidR="00033B93" w:rsidRDefault="002F3665" w:rsidP="00033B93">
      <w:pPr>
        <w:jc w:val="both"/>
        <w:rPr>
          <w:rFonts w:ascii="Times New Roman" w:hAnsi="Times New Roman"/>
        </w:rPr>
      </w:pPr>
      <w:r>
        <w:rPr>
          <w:rFonts w:ascii="Times New Roman" w:hAnsi="Times New Roman"/>
        </w:rPr>
        <w:t>Print Name:</w:t>
      </w:r>
    </w:p>
    <w:p w14:paraId="3C47B67B" w14:textId="4BFCB4AC" w:rsidR="00033B93" w:rsidRDefault="002F3665" w:rsidP="00033B93">
      <w:pPr>
        <w:jc w:val="both"/>
        <w:rPr>
          <w:rFonts w:ascii="Times New Roman" w:hAnsi="Times New Roman"/>
        </w:rPr>
      </w:pPr>
      <w:r>
        <w:rPr>
          <w:rFonts w:ascii="Times New Roman" w:hAnsi="Times New Roman"/>
        </w:rPr>
        <w:t>Its:</w:t>
      </w:r>
    </w:p>
    <w:p w14:paraId="2630610E" w14:textId="77777777" w:rsidR="00033B93" w:rsidRDefault="00033B93" w:rsidP="00033B93">
      <w:pPr>
        <w:jc w:val="both"/>
        <w:rPr>
          <w:rFonts w:ascii="Times New Roman" w:hAnsi="Times New Roman"/>
        </w:rPr>
      </w:pPr>
    </w:p>
    <w:p w14:paraId="29081DCB" w14:textId="0E27C40C" w:rsidR="00033B93" w:rsidRDefault="002C0AA2" w:rsidP="00033B93">
      <w:pPr>
        <w:jc w:val="both"/>
        <w:rPr>
          <w:rFonts w:ascii="Times New Roman" w:hAnsi="Times New Roman"/>
          <w:b/>
        </w:rPr>
      </w:pPr>
      <w:r>
        <w:rPr>
          <w:rFonts w:ascii="Times New Roman" w:hAnsi="Times New Roman"/>
          <w:b/>
          <w:bCs/>
        </w:rPr>
        <w:t>MAINE PORT AUTHORITY</w:t>
      </w:r>
    </w:p>
    <w:p w14:paraId="376BC811" w14:textId="77777777" w:rsidR="00033B93" w:rsidRDefault="00033B93" w:rsidP="00033B93">
      <w:pPr>
        <w:jc w:val="both"/>
        <w:rPr>
          <w:rFonts w:ascii="Times New Roman" w:hAnsi="Times New Roman"/>
          <w:b/>
        </w:rPr>
      </w:pPr>
    </w:p>
    <w:p w14:paraId="3CE70D6A" w14:textId="77777777" w:rsidR="00033B93" w:rsidRDefault="00033B93" w:rsidP="00033B93">
      <w:pPr>
        <w:jc w:val="both"/>
        <w:rPr>
          <w:rFonts w:ascii="Times New Roman" w:hAnsi="Times New Roman"/>
        </w:rPr>
      </w:pPr>
    </w:p>
    <w:p w14:paraId="027B4A96" w14:textId="77777777" w:rsidR="007A6A76" w:rsidRDefault="00033B93" w:rsidP="007A6A76">
      <w:pPr>
        <w:jc w:val="both"/>
        <w:rPr>
          <w:rFonts w:ascii="Times New Roman" w:hAnsi="Times New Roman"/>
        </w:rPr>
      </w:pPr>
      <w:r>
        <w:rPr>
          <w:rFonts w:ascii="Times New Roman" w:hAnsi="Times New Roman"/>
        </w:rPr>
        <w:t>By: _________________________</w:t>
      </w:r>
    </w:p>
    <w:p w14:paraId="536032E3" w14:textId="23BF71BE" w:rsidR="00033B93" w:rsidRDefault="007A6A76" w:rsidP="007A6A76">
      <w:pPr>
        <w:jc w:val="both"/>
        <w:rPr>
          <w:rFonts w:ascii="Times New Roman" w:hAnsi="Times New Roman"/>
        </w:rPr>
      </w:pPr>
      <w:r>
        <w:rPr>
          <w:rFonts w:ascii="Times New Roman" w:hAnsi="Times New Roman"/>
        </w:rPr>
        <w:t>Jon Nass</w:t>
      </w:r>
    </w:p>
    <w:p w14:paraId="2C8D200F" w14:textId="54998EEA" w:rsidR="00B073E1" w:rsidRDefault="00033B93" w:rsidP="007A6A76">
      <w:pPr>
        <w:jc w:val="both"/>
        <w:rPr>
          <w:rFonts w:ascii="Times New Roman" w:hAnsi="Times New Roman"/>
        </w:rPr>
      </w:pPr>
      <w:r>
        <w:rPr>
          <w:rFonts w:ascii="Times New Roman" w:hAnsi="Times New Roman"/>
        </w:rPr>
        <w:t xml:space="preserve">Its </w:t>
      </w:r>
      <w:r w:rsidR="007A6A76">
        <w:rPr>
          <w:rFonts w:ascii="Times New Roman" w:hAnsi="Times New Roman"/>
        </w:rPr>
        <w:t>CEO</w:t>
      </w:r>
    </w:p>
    <w:p w14:paraId="3D13A103" w14:textId="77777777" w:rsidR="00033B93" w:rsidRPr="003B32F4" w:rsidRDefault="00033B93">
      <w:pPr>
        <w:tabs>
          <w:tab w:val="left" w:pos="-1080"/>
          <w:tab w:val="left" w:pos="-720"/>
          <w:tab w:val="left" w:pos="0"/>
          <w:tab w:val="left" w:pos="900"/>
          <w:tab w:val="left" w:pos="1260"/>
          <w:tab w:val="left" w:pos="2160"/>
        </w:tabs>
        <w:jc w:val="both"/>
        <w:rPr>
          <w:rFonts w:ascii="Times New Roman" w:hAnsi="Times New Roman"/>
        </w:rPr>
      </w:pPr>
    </w:p>
    <w:p w14:paraId="3514C775" w14:textId="77777777" w:rsidR="003B32F4" w:rsidRPr="003B32F4" w:rsidRDefault="003B32F4">
      <w:pPr>
        <w:tabs>
          <w:tab w:val="left" w:pos="-1080"/>
          <w:tab w:val="left" w:pos="-720"/>
          <w:tab w:val="left" w:pos="0"/>
          <w:tab w:val="left" w:pos="900"/>
          <w:tab w:val="left" w:pos="1260"/>
          <w:tab w:val="left" w:pos="2160"/>
        </w:tabs>
        <w:jc w:val="both"/>
        <w:rPr>
          <w:rFonts w:ascii="Times New Roman" w:hAnsi="Times New Roman"/>
        </w:rPr>
      </w:pPr>
    </w:p>
    <w:p w14:paraId="7934A566" w14:textId="77777777" w:rsidR="003B32F4" w:rsidRPr="003B32F4" w:rsidRDefault="003B32F4">
      <w:pPr>
        <w:tabs>
          <w:tab w:val="left" w:pos="-1080"/>
          <w:tab w:val="left" w:pos="-720"/>
          <w:tab w:val="left" w:pos="0"/>
          <w:tab w:val="left" w:pos="900"/>
          <w:tab w:val="left" w:pos="1260"/>
          <w:tab w:val="left" w:pos="2160"/>
        </w:tabs>
        <w:jc w:val="both"/>
        <w:rPr>
          <w:rFonts w:ascii="Times New Roman" w:hAnsi="Times New Roman"/>
        </w:rPr>
      </w:pPr>
    </w:p>
    <w:p w14:paraId="73BA2859" w14:textId="113C47EA" w:rsidR="00B073E1" w:rsidRDefault="00B073E1">
      <w:pPr>
        <w:tabs>
          <w:tab w:val="left" w:pos="-1080"/>
          <w:tab w:val="left" w:pos="-720"/>
          <w:tab w:val="left" w:pos="0"/>
          <w:tab w:val="left" w:pos="900"/>
          <w:tab w:val="left" w:pos="1260"/>
          <w:tab w:val="left" w:pos="2160"/>
        </w:tabs>
        <w:jc w:val="both"/>
        <w:rPr>
          <w:ins w:id="146" w:author="Jennifer Smith" w:date="2021-02-17T09:43:00Z"/>
          <w:rFonts w:ascii="Times New Roman" w:hAnsi="Times New Roman"/>
        </w:rPr>
      </w:pPr>
      <w:r>
        <w:rPr>
          <w:rFonts w:ascii="Times New Roman" w:hAnsi="Times New Roman"/>
          <w:b/>
        </w:rPr>
        <w:t>LICENSE</w:t>
      </w:r>
      <w:r>
        <w:rPr>
          <w:rFonts w:ascii="Times New Roman" w:hAnsi="Times New Roman"/>
        </w:rPr>
        <w:t xml:space="preserve"> granted </w:t>
      </w:r>
      <w:r w:rsidR="00033B93">
        <w:rPr>
          <w:rFonts w:ascii="Times New Roman" w:hAnsi="Times New Roman"/>
        </w:rPr>
        <w:t>as of the</w:t>
      </w:r>
      <w:r>
        <w:rPr>
          <w:rFonts w:ascii="Times New Roman" w:hAnsi="Times New Roman"/>
        </w:rPr>
        <w:t xml:space="preserve"> _________ day of______________________, </w:t>
      </w:r>
      <w:r w:rsidR="007A6A76">
        <w:rPr>
          <w:rFonts w:ascii="Times New Roman" w:hAnsi="Times New Roman"/>
        </w:rPr>
        <w:t>________</w:t>
      </w:r>
      <w:r>
        <w:rPr>
          <w:rFonts w:ascii="Times New Roman" w:hAnsi="Times New Roman"/>
        </w:rPr>
        <w:t xml:space="preserve">.  </w:t>
      </w:r>
    </w:p>
    <w:p w14:paraId="509F9062" w14:textId="4C2BAB74" w:rsidR="00535EE1" w:rsidRDefault="00535EE1">
      <w:pPr>
        <w:tabs>
          <w:tab w:val="left" w:pos="-1080"/>
          <w:tab w:val="left" w:pos="-720"/>
          <w:tab w:val="left" w:pos="0"/>
          <w:tab w:val="left" w:pos="900"/>
          <w:tab w:val="left" w:pos="1260"/>
          <w:tab w:val="left" w:pos="2160"/>
        </w:tabs>
        <w:jc w:val="both"/>
        <w:rPr>
          <w:ins w:id="147" w:author="Jennifer Smith" w:date="2021-02-17T09:43:00Z"/>
          <w:rFonts w:ascii="Times New Roman" w:hAnsi="Times New Roman"/>
        </w:rPr>
      </w:pPr>
    </w:p>
    <w:p w14:paraId="425D6F5C" w14:textId="387EF5CA" w:rsidR="00535EE1" w:rsidRPr="000A4319" w:rsidRDefault="00535EE1">
      <w:pPr>
        <w:tabs>
          <w:tab w:val="left" w:pos="-1080"/>
          <w:tab w:val="left" w:pos="-720"/>
          <w:tab w:val="left" w:pos="0"/>
          <w:tab w:val="left" w:pos="900"/>
          <w:tab w:val="left" w:pos="1260"/>
          <w:tab w:val="left" w:pos="2160"/>
        </w:tabs>
        <w:jc w:val="both"/>
        <w:rPr>
          <w:rFonts w:ascii="Times New Roman" w:hAnsi="Times New Roman"/>
        </w:rPr>
      </w:pPr>
      <w:ins w:id="148" w:author="Jennifer Smith" w:date="2021-02-17T09:43:00Z">
        <w:r>
          <w:rPr>
            <w:rFonts w:ascii="Times New Roman" w:hAnsi="Times New Roman"/>
          </w:rPr>
          <w:t>Expiration of L</w:t>
        </w:r>
      </w:ins>
      <w:ins w:id="149" w:author="Jennifer Smith" w:date="2021-02-17T09:44:00Z">
        <w:r>
          <w:rPr>
            <w:rFonts w:ascii="Times New Roman" w:hAnsi="Times New Roman"/>
          </w:rPr>
          <w:t>ICENSE: ________________________________________________</w:t>
        </w:r>
      </w:ins>
    </w:p>
    <w:p w14:paraId="47AAC68F" w14:textId="77777777" w:rsidR="00B073E1" w:rsidRPr="000A4319" w:rsidRDefault="00B073E1">
      <w:pPr>
        <w:tabs>
          <w:tab w:val="left" w:pos="-1080"/>
          <w:tab w:val="left" w:pos="-720"/>
          <w:tab w:val="left" w:pos="0"/>
          <w:tab w:val="left" w:pos="900"/>
          <w:tab w:val="left" w:pos="1260"/>
          <w:tab w:val="left" w:pos="2160"/>
        </w:tabs>
        <w:jc w:val="both"/>
        <w:rPr>
          <w:rFonts w:ascii="Times New Roman" w:hAnsi="Times New Roman"/>
        </w:rPr>
      </w:pPr>
    </w:p>
    <w:sectPr w:rsidR="00B073E1" w:rsidRPr="000A4319" w:rsidSect="000350DB">
      <w:headerReference w:type="default" r:id="rId11"/>
      <w:footerReference w:type="even" r:id="rId12"/>
      <w:footerReference w:type="default" r:id="rId13"/>
      <w:endnotePr>
        <w:numFmt w:val="decimal"/>
      </w:endnotePr>
      <w:type w:val="continuous"/>
      <w:pgSz w:w="12240" w:h="15840"/>
      <w:pgMar w:top="1152" w:right="1440" w:bottom="1440" w:left="1440" w:header="1440" w:footer="144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34" w:author="SDG" w:date="2015-09-22T15:50:00Z" w:initials="S">
    <w:p w14:paraId="1F709EEE" w14:textId="77777777" w:rsidR="006E5E35" w:rsidRDefault="006E5E35">
      <w:pPr>
        <w:pStyle w:val="CommentText"/>
      </w:pPr>
      <w:r>
        <w:rPr>
          <w:rStyle w:val="CommentReference"/>
        </w:rPr>
        <w:annotationRef/>
      </w:r>
      <w:r>
        <w:t xml:space="preserve">Request that the Terminal Operator (Soli DG) be named as </w:t>
      </w:r>
      <w:proofErr w:type="gramStart"/>
      <w:r>
        <w:t>well</w:t>
      </w:r>
      <w:proofErr w:type="gramEnd"/>
    </w:p>
  </w:comment>
  <w:comment w:id="40" w:author="SDG" w:date="2015-09-22T15:52:00Z" w:initials="S">
    <w:p w14:paraId="3E8DC583" w14:textId="77777777" w:rsidR="006E5E35" w:rsidRDefault="006E5E35">
      <w:pPr>
        <w:pStyle w:val="CommentText"/>
      </w:pPr>
      <w:r>
        <w:rPr>
          <w:rStyle w:val="CommentReference"/>
        </w:rPr>
        <w:annotationRef/>
      </w:r>
      <w:r>
        <w:t>Again, request that the Terminal Operator also be named</w:t>
      </w:r>
    </w:p>
  </w:comment>
  <w:comment w:id="43" w:author="SDG" w:date="2015-09-22T15:51:00Z" w:initials="S">
    <w:p w14:paraId="5FDEFD24" w14:textId="77777777" w:rsidR="006E5E35" w:rsidRDefault="006E5E35">
      <w:pPr>
        <w:pStyle w:val="CommentText"/>
      </w:pPr>
      <w:r>
        <w:rPr>
          <w:rStyle w:val="CommentReference"/>
        </w:rPr>
        <w:annotationRef/>
      </w:r>
      <w:r>
        <w:t>Should this be omitted or edited to “the”?</w:t>
      </w:r>
    </w:p>
  </w:comment>
  <w:comment w:id="74" w:author="SDG" w:date="2015-09-22T15:53:00Z" w:initials="S">
    <w:p w14:paraId="5418238B" w14:textId="77777777" w:rsidR="006E5E35" w:rsidRDefault="006E5E35">
      <w:pPr>
        <w:pStyle w:val="CommentText"/>
      </w:pPr>
      <w:r>
        <w:rPr>
          <w:rStyle w:val="CommentReference"/>
        </w:rPr>
        <w:annotationRef/>
      </w:r>
      <w:r>
        <w:t>Is this required because the City still owns the land that the terminal is on?</w:t>
      </w:r>
    </w:p>
  </w:comment>
  <w:comment w:id="75" w:author="SDG" w:date="2015-09-22T15:53:00Z" w:initials="S">
    <w:p w14:paraId="3D188062" w14:textId="77777777" w:rsidR="006E5E35" w:rsidRDefault="006E5E35">
      <w:pPr>
        <w:pStyle w:val="CommentText"/>
      </w:pPr>
      <w:r>
        <w:rPr>
          <w:rStyle w:val="CommentReference"/>
        </w:rPr>
        <w:annotationRef/>
      </w:r>
      <w:r>
        <w:t xml:space="preserve">Request that Terminal Operator be likewise </w:t>
      </w:r>
      <w:proofErr w:type="gramStart"/>
      <w:r>
        <w:t>named</w:t>
      </w:r>
      <w:proofErr w:type="gramEnd"/>
    </w:p>
  </w:comment>
  <w:comment w:id="100" w:author="SDG" w:date="2015-09-22T15:55:00Z" w:initials="S">
    <w:p w14:paraId="7002173A" w14:textId="77777777" w:rsidR="006E5E35" w:rsidRDefault="006E5E35">
      <w:pPr>
        <w:pStyle w:val="CommentText"/>
      </w:pPr>
      <w:r>
        <w:rPr>
          <w:rStyle w:val="CommentReference"/>
        </w:rPr>
        <w:annotationRef/>
      </w:r>
      <w:r>
        <w:t>Does this mean that the license automatically renews unless expressly terminated on its expiration?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1F709EEE" w15:done="0"/>
  <w15:commentEx w15:paraId="3E8DC583" w15:done="0"/>
  <w15:commentEx w15:paraId="5FDEFD24" w15:done="0"/>
  <w15:commentEx w15:paraId="5418238B" w15:done="0"/>
  <w15:commentEx w15:paraId="3D188062" w15:done="0"/>
  <w15:commentEx w15:paraId="7002173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1F709EEE" w16cid:durableId="23CCCFC0"/>
  <w16cid:commentId w16cid:paraId="3E8DC583" w16cid:durableId="23CCCFC1"/>
  <w16cid:commentId w16cid:paraId="5FDEFD24" w16cid:durableId="23CCCFC2"/>
  <w16cid:commentId w16cid:paraId="5418238B" w16cid:durableId="23CCCFC4"/>
  <w16cid:commentId w16cid:paraId="3D188062" w16cid:durableId="23CCCFC5"/>
  <w16cid:commentId w16cid:paraId="7002173A" w16cid:durableId="23CCCFC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78C28C2" w14:textId="77777777" w:rsidR="00456888" w:rsidRDefault="00456888">
      <w:r>
        <w:separator/>
      </w:r>
    </w:p>
  </w:endnote>
  <w:endnote w:type="continuationSeparator" w:id="0">
    <w:p w14:paraId="5302E12C" w14:textId="77777777" w:rsidR="00456888" w:rsidRDefault="004568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90828B" w14:textId="77777777" w:rsidR="003B32F4" w:rsidRDefault="003B32F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AECFE70" w14:textId="77777777" w:rsidR="003B32F4" w:rsidRDefault="003B32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B23BE3" w14:textId="77777777" w:rsidR="003B32F4" w:rsidRPr="00033B93" w:rsidRDefault="003B32F4">
    <w:pPr>
      <w:framePr w:wrap="around" w:vAnchor="text" w:hAnchor="margin" w:xAlign="center" w:y="1"/>
      <w:jc w:val="center"/>
      <w:rPr>
        <w:rFonts w:ascii="Times New Roman" w:hAnsi="Times New Roman"/>
      </w:rPr>
    </w:pPr>
    <w:r w:rsidRPr="00033B93">
      <w:rPr>
        <w:rFonts w:ascii="Times New Roman" w:hAnsi="Times New Roman"/>
      </w:rPr>
      <w:fldChar w:fldCharType="begin"/>
    </w:r>
    <w:r w:rsidRPr="00033B93">
      <w:rPr>
        <w:rFonts w:ascii="Times New Roman" w:hAnsi="Times New Roman"/>
      </w:rPr>
      <w:instrText xml:space="preserve">PAGE </w:instrText>
    </w:r>
    <w:r w:rsidRPr="00033B93">
      <w:rPr>
        <w:rFonts w:ascii="Times New Roman" w:hAnsi="Times New Roman"/>
      </w:rPr>
      <w:fldChar w:fldCharType="separate"/>
    </w:r>
    <w:r w:rsidR="006E5E35">
      <w:rPr>
        <w:rFonts w:ascii="Times New Roman" w:hAnsi="Times New Roman"/>
        <w:noProof/>
      </w:rPr>
      <w:t>12</w:t>
    </w:r>
    <w:r w:rsidRPr="00033B93">
      <w:rPr>
        <w:rFonts w:ascii="Times New Roman" w:hAnsi="Times New Roman"/>
      </w:rPr>
      <w:fldChar w:fldCharType="end"/>
    </w:r>
  </w:p>
  <w:p w14:paraId="62B034E0" w14:textId="5BDAB079" w:rsidR="003B32F4" w:rsidRPr="009B3A87" w:rsidRDefault="00863B9B" w:rsidP="00CF7C48">
    <w:pPr>
      <w:jc w:val="both"/>
      <w:rPr>
        <w:rFonts w:ascii="Times New Roman" w:hAnsi="Times New Roman"/>
        <w:sz w:val="16"/>
        <w:szCs w:val="16"/>
      </w:rPr>
    </w:pPr>
    <w:r>
      <w:rPr>
        <w:rFonts w:ascii="Times New Roman" w:hAnsi="Times New Roman"/>
        <w:sz w:val="16"/>
        <w:szCs w:val="16"/>
      </w:rPr>
      <w:t>24 Hour Trucker License</w:t>
    </w:r>
  </w:p>
  <w:p w14:paraId="1CE9652C" w14:textId="4D46A5ED" w:rsidR="003B32F4" w:rsidRDefault="00863B9B" w:rsidP="00CF7C48">
    <w:pPr>
      <w:jc w:val="both"/>
      <w:rPr>
        <w:rFonts w:ascii="Times New Roman" w:hAnsi="Times New Roman"/>
        <w:sz w:val="18"/>
      </w:rPr>
    </w:pPr>
    <w:r>
      <w:rPr>
        <w:rFonts w:ascii="Times New Roman" w:hAnsi="Times New Roman"/>
        <w:sz w:val="16"/>
        <w:szCs w:val="16"/>
      </w:rPr>
      <w:t>Draft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643FFAC" w14:textId="77777777" w:rsidR="00456888" w:rsidRDefault="00456888">
      <w:r>
        <w:separator/>
      </w:r>
    </w:p>
  </w:footnote>
  <w:footnote w:type="continuationSeparator" w:id="0">
    <w:p w14:paraId="0AA8E6DB" w14:textId="77777777" w:rsidR="00456888" w:rsidRDefault="004568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99993028"/>
      <w:docPartObj>
        <w:docPartGallery w:val="Watermarks"/>
        <w:docPartUnique/>
      </w:docPartObj>
    </w:sdtPr>
    <w:sdtEndPr/>
    <w:sdtContent>
      <w:p w14:paraId="70AD6BA8" w14:textId="77777777" w:rsidR="003B32F4" w:rsidRPr="00D76EF5" w:rsidRDefault="00456888">
        <w:pPr>
          <w:pStyle w:val="Header"/>
          <w:rPr>
            <w:rFonts w:ascii="Times New Roman" w:hAnsi="Times New Roman"/>
          </w:rPr>
        </w:pPr>
        <w:r>
          <w:rPr>
            <w:noProof/>
            <w:lang w:eastAsia="zh-TW"/>
          </w:rPr>
          <w:pict w14:anchorId="514B8B1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1965B2"/>
    <w:multiLevelType w:val="hybridMultilevel"/>
    <w:tmpl w:val="6444D9CC"/>
    <w:lvl w:ilvl="0" w:tplc="80D02024">
      <w:start w:val="1"/>
      <w:numFmt w:val="lowerLetter"/>
      <w:lvlText w:val="%1."/>
      <w:lvlJc w:val="left"/>
      <w:pPr>
        <w:ind w:left="2160" w:hanging="144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C6D1052"/>
    <w:multiLevelType w:val="hybridMultilevel"/>
    <w:tmpl w:val="7DB628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CF3BAE"/>
    <w:multiLevelType w:val="hybridMultilevel"/>
    <w:tmpl w:val="5E8807E8"/>
    <w:lvl w:ilvl="0" w:tplc="DE9CA2D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01224D9"/>
    <w:multiLevelType w:val="hybridMultilevel"/>
    <w:tmpl w:val="9422887C"/>
    <w:lvl w:ilvl="0" w:tplc="FD9E437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102258F"/>
    <w:multiLevelType w:val="hybridMultilevel"/>
    <w:tmpl w:val="4A3E9230"/>
    <w:lvl w:ilvl="0" w:tplc="0409001B">
      <w:start w:val="1"/>
      <w:numFmt w:val="lowerRoman"/>
      <w:lvlText w:val="%1."/>
      <w:lvlJc w:val="right"/>
      <w:pPr>
        <w:tabs>
          <w:tab w:val="num" w:pos="720"/>
        </w:tabs>
        <w:ind w:left="720" w:hanging="360"/>
      </w:pPr>
      <w:rPr>
        <w:rFont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4EE5DB9"/>
    <w:multiLevelType w:val="hybridMultilevel"/>
    <w:tmpl w:val="0F602F74"/>
    <w:lvl w:ilvl="0" w:tplc="36EA2E34">
      <w:start w:val="2"/>
      <w:numFmt w:val="upperLetter"/>
      <w:lvlText w:val="%1."/>
      <w:lvlJc w:val="left"/>
      <w:pPr>
        <w:tabs>
          <w:tab w:val="num" w:pos="1620"/>
        </w:tabs>
        <w:ind w:left="1620" w:hanging="360"/>
      </w:pPr>
      <w:rPr>
        <w:rFonts w:hint="default"/>
      </w:rPr>
    </w:lvl>
    <w:lvl w:ilvl="1" w:tplc="04090019" w:tentative="1">
      <w:start w:val="1"/>
      <w:numFmt w:val="lowerLetter"/>
      <w:lvlText w:val="%2."/>
      <w:lvlJc w:val="left"/>
      <w:pPr>
        <w:tabs>
          <w:tab w:val="num" w:pos="2340"/>
        </w:tabs>
        <w:ind w:left="2340" w:hanging="360"/>
      </w:pPr>
    </w:lvl>
    <w:lvl w:ilvl="2" w:tplc="0409001B" w:tentative="1">
      <w:start w:val="1"/>
      <w:numFmt w:val="lowerRoman"/>
      <w:lvlText w:val="%3."/>
      <w:lvlJc w:val="right"/>
      <w:pPr>
        <w:tabs>
          <w:tab w:val="num" w:pos="3060"/>
        </w:tabs>
        <w:ind w:left="3060" w:hanging="180"/>
      </w:pPr>
    </w:lvl>
    <w:lvl w:ilvl="3" w:tplc="0409000F" w:tentative="1">
      <w:start w:val="1"/>
      <w:numFmt w:val="decimal"/>
      <w:lvlText w:val="%4."/>
      <w:lvlJc w:val="left"/>
      <w:pPr>
        <w:tabs>
          <w:tab w:val="num" w:pos="3780"/>
        </w:tabs>
        <w:ind w:left="3780" w:hanging="360"/>
      </w:pPr>
    </w:lvl>
    <w:lvl w:ilvl="4" w:tplc="04090019" w:tentative="1">
      <w:start w:val="1"/>
      <w:numFmt w:val="lowerLetter"/>
      <w:lvlText w:val="%5."/>
      <w:lvlJc w:val="left"/>
      <w:pPr>
        <w:tabs>
          <w:tab w:val="num" w:pos="4500"/>
        </w:tabs>
        <w:ind w:left="4500" w:hanging="360"/>
      </w:pPr>
    </w:lvl>
    <w:lvl w:ilvl="5" w:tplc="0409001B" w:tentative="1">
      <w:start w:val="1"/>
      <w:numFmt w:val="lowerRoman"/>
      <w:lvlText w:val="%6."/>
      <w:lvlJc w:val="right"/>
      <w:pPr>
        <w:tabs>
          <w:tab w:val="num" w:pos="5220"/>
        </w:tabs>
        <w:ind w:left="5220" w:hanging="180"/>
      </w:pPr>
    </w:lvl>
    <w:lvl w:ilvl="6" w:tplc="0409000F" w:tentative="1">
      <w:start w:val="1"/>
      <w:numFmt w:val="decimal"/>
      <w:lvlText w:val="%7."/>
      <w:lvlJc w:val="left"/>
      <w:pPr>
        <w:tabs>
          <w:tab w:val="num" w:pos="5940"/>
        </w:tabs>
        <w:ind w:left="5940" w:hanging="360"/>
      </w:pPr>
    </w:lvl>
    <w:lvl w:ilvl="7" w:tplc="04090019" w:tentative="1">
      <w:start w:val="1"/>
      <w:numFmt w:val="lowerLetter"/>
      <w:lvlText w:val="%8."/>
      <w:lvlJc w:val="left"/>
      <w:pPr>
        <w:tabs>
          <w:tab w:val="num" w:pos="6660"/>
        </w:tabs>
        <w:ind w:left="6660" w:hanging="360"/>
      </w:pPr>
    </w:lvl>
    <w:lvl w:ilvl="8" w:tplc="0409001B" w:tentative="1">
      <w:start w:val="1"/>
      <w:numFmt w:val="lowerRoman"/>
      <w:lvlText w:val="%9."/>
      <w:lvlJc w:val="right"/>
      <w:pPr>
        <w:tabs>
          <w:tab w:val="num" w:pos="7380"/>
        </w:tabs>
        <w:ind w:left="7380" w:hanging="180"/>
      </w:pPr>
    </w:lvl>
  </w:abstractNum>
  <w:abstractNum w:abstractNumId="6" w15:restartNumberingAfterBreak="0">
    <w:nsid w:val="66B332B9"/>
    <w:multiLevelType w:val="hybridMultilevel"/>
    <w:tmpl w:val="1A78C1E2"/>
    <w:lvl w:ilvl="0" w:tplc="B0DEA4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1"/>
  </w:num>
  <w:num w:numId="3">
    <w:abstractNumId w:val="3"/>
  </w:num>
  <w:num w:numId="4">
    <w:abstractNumId w:val="4"/>
  </w:num>
  <w:num w:numId="5">
    <w:abstractNumId w:val="2"/>
  </w:num>
  <w:num w:numId="6">
    <w:abstractNumId w:val="6"/>
  </w:num>
  <w:num w:numId="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Jennifer Smith">
    <w15:presenceInfo w15:providerId="Windows Live" w15:userId="6128be072c7b165c"/>
  </w15:person>
  <w15:person w15:author="SDG">
    <w15:presenceInfo w15:providerId="None" w15:userId="SD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o:shapelayout v:ext="edit">
      <o:idmap v:ext="edit" data="2"/>
    </o:shapelayout>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A8F"/>
    <w:rsid w:val="00001933"/>
    <w:rsid w:val="00001BD3"/>
    <w:rsid w:val="0000214F"/>
    <w:rsid w:val="00026EC2"/>
    <w:rsid w:val="00033B93"/>
    <w:rsid w:val="00033BA2"/>
    <w:rsid w:val="000350DB"/>
    <w:rsid w:val="00037144"/>
    <w:rsid w:val="00037B75"/>
    <w:rsid w:val="00060FFC"/>
    <w:rsid w:val="00067C19"/>
    <w:rsid w:val="000A4319"/>
    <w:rsid w:val="000B48CC"/>
    <w:rsid w:val="000E5CCF"/>
    <w:rsid w:val="0016706B"/>
    <w:rsid w:val="00177D64"/>
    <w:rsid w:val="0018262D"/>
    <w:rsid w:val="00196D19"/>
    <w:rsid w:val="001C3AD8"/>
    <w:rsid w:val="001E2307"/>
    <w:rsid w:val="001E2D22"/>
    <w:rsid w:val="001F1FCA"/>
    <w:rsid w:val="0020344D"/>
    <w:rsid w:val="002055E4"/>
    <w:rsid w:val="00206E57"/>
    <w:rsid w:val="002522F3"/>
    <w:rsid w:val="0025404A"/>
    <w:rsid w:val="002630C8"/>
    <w:rsid w:val="00265D33"/>
    <w:rsid w:val="00291A56"/>
    <w:rsid w:val="002A6043"/>
    <w:rsid w:val="002C0AA2"/>
    <w:rsid w:val="002C249F"/>
    <w:rsid w:val="002E297C"/>
    <w:rsid w:val="002E4592"/>
    <w:rsid w:val="002F1408"/>
    <w:rsid w:val="002F3665"/>
    <w:rsid w:val="00303E6A"/>
    <w:rsid w:val="0031360E"/>
    <w:rsid w:val="00316EAC"/>
    <w:rsid w:val="0033351B"/>
    <w:rsid w:val="00385FA1"/>
    <w:rsid w:val="0038685A"/>
    <w:rsid w:val="00395695"/>
    <w:rsid w:val="003A5D2D"/>
    <w:rsid w:val="003B32F4"/>
    <w:rsid w:val="003B7F98"/>
    <w:rsid w:val="003C2B41"/>
    <w:rsid w:val="003C6232"/>
    <w:rsid w:val="003D5286"/>
    <w:rsid w:val="003F76DB"/>
    <w:rsid w:val="00406968"/>
    <w:rsid w:val="004155E2"/>
    <w:rsid w:val="004162D1"/>
    <w:rsid w:val="00430712"/>
    <w:rsid w:val="004413D3"/>
    <w:rsid w:val="00456888"/>
    <w:rsid w:val="00464F10"/>
    <w:rsid w:val="00470295"/>
    <w:rsid w:val="004D7EBF"/>
    <w:rsid w:val="004F25E2"/>
    <w:rsid w:val="00501CF2"/>
    <w:rsid w:val="00513282"/>
    <w:rsid w:val="00535EE1"/>
    <w:rsid w:val="00547826"/>
    <w:rsid w:val="00556A2C"/>
    <w:rsid w:val="0056071D"/>
    <w:rsid w:val="00565E95"/>
    <w:rsid w:val="00567D3C"/>
    <w:rsid w:val="005A4EB6"/>
    <w:rsid w:val="005C773C"/>
    <w:rsid w:val="005D75AA"/>
    <w:rsid w:val="006047A3"/>
    <w:rsid w:val="006156BF"/>
    <w:rsid w:val="00641F80"/>
    <w:rsid w:val="00650E38"/>
    <w:rsid w:val="00653EFE"/>
    <w:rsid w:val="00674DE5"/>
    <w:rsid w:val="00686D0C"/>
    <w:rsid w:val="006A5FB8"/>
    <w:rsid w:val="006B6F78"/>
    <w:rsid w:val="006B7726"/>
    <w:rsid w:val="006C331E"/>
    <w:rsid w:val="006D3FC3"/>
    <w:rsid w:val="006E4C09"/>
    <w:rsid w:val="006E5E35"/>
    <w:rsid w:val="006E68BE"/>
    <w:rsid w:val="00713D09"/>
    <w:rsid w:val="007202AC"/>
    <w:rsid w:val="0074378A"/>
    <w:rsid w:val="007462F7"/>
    <w:rsid w:val="007728E0"/>
    <w:rsid w:val="007764C1"/>
    <w:rsid w:val="00786CA8"/>
    <w:rsid w:val="00791564"/>
    <w:rsid w:val="007962B5"/>
    <w:rsid w:val="007A6A76"/>
    <w:rsid w:val="007A77FF"/>
    <w:rsid w:val="007C01A3"/>
    <w:rsid w:val="007C3B75"/>
    <w:rsid w:val="007E37A6"/>
    <w:rsid w:val="007F0BDF"/>
    <w:rsid w:val="00802B97"/>
    <w:rsid w:val="00803D7A"/>
    <w:rsid w:val="0080553E"/>
    <w:rsid w:val="00835B35"/>
    <w:rsid w:val="00857E8A"/>
    <w:rsid w:val="00863B9B"/>
    <w:rsid w:val="008726D1"/>
    <w:rsid w:val="00872CC5"/>
    <w:rsid w:val="00895577"/>
    <w:rsid w:val="0089779D"/>
    <w:rsid w:val="008B7092"/>
    <w:rsid w:val="008C4D26"/>
    <w:rsid w:val="008F5E0B"/>
    <w:rsid w:val="00906265"/>
    <w:rsid w:val="00914517"/>
    <w:rsid w:val="00922983"/>
    <w:rsid w:val="00947792"/>
    <w:rsid w:val="0096471D"/>
    <w:rsid w:val="009A10E6"/>
    <w:rsid w:val="009A499C"/>
    <w:rsid w:val="009B3A87"/>
    <w:rsid w:val="009C0FEE"/>
    <w:rsid w:val="009D6481"/>
    <w:rsid w:val="009E11EC"/>
    <w:rsid w:val="009F1322"/>
    <w:rsid w:val="00A275F1"/>
    <w:rsid w:val="00A5225D"/>
    <w:rsid w:val="00A77C6F"/>
    <w:rsid w:val="00AA143E"/>
    <w:rsid w:val="00AA40C7"/>
    <w:rsid w:val="00AB1812"/>
    <w:rsid w:val="00AB1BD5"/>
    <w:rsid w:val="00AE6826"/>
    <w:rsid w:val="00B02E02"/>
    <w:rsid w:val="00B0605D"/>
    <w:rsid w:val="00B073E1"/>
    <w:rsid w:val="00B11A8F"/>
    <w:rsid w:val="00B41EA4"/>
    <w:rsid w:val="00B5769A"/>
    <w:rsid w:val="00B603AB"/>
    <w:rsid w:val="00B61397"/>
    <w:rsid w:val="00B66FBF"/>
    <w:rsid w:val="00B87190"/>
    <w:rsid w:val="00B90B1A"/>
    <w:rsid w:val="00B92437"/>
    <w:rsid w:val="00BB5B31"/>
    <w:rsid w:val="00BC42CC"/>
    <w:rsid w:val="00BD642B"/>
    <w:rsid w:val="00BE59F4"/>
    <w:rsid w:val="00BF31FF"/>
    <w:rsid w:val="00BF50D4"/>
    <w:rsid w:val="00C14917"/>
    <w:rsid w:val="00C22584"/>
    <w:rsid w:val="00C245AB"/>
    <w:rsid w:val="00C2755D"/>
    <w:rsid w:val="00C7235F"/>
    <w:rsid w:val="00C85A7E"/>
    <w:rsid w:val="00CA1EEF"/>
    <w:rsid w:val="00CD0830"/>
    <w:rsid w:val="00CD7FA6"/>
    <w:rsid w:val="00CE1B2E"/>
    <w:rsid w:val="00CF7C48"/>
    <w:rsid w:val="00D32E17"/>
    <w:rsid w:val="00D34DDB"/>
    <w:rsid w:val="00D477B3"/>
    <w:rsid w:val="00D51FD8"/>
    <w:rsid w:val="00D66C18"/>
    <w:rsid w:val="00D72AC6"/>
    <w:rsid w:val="00D76EF5"/>
    <w:rsid w:val="00D96FAE"/>
    <w:rsid w:val="00DA5D70"/>
    <w:rsid w:val="00DA7C3A"/>
    <w:rsid w:val="00DB7D94"/>
    <w:rsid w:val="00DD551F"/>
    <w:rsid w:val="00E30C4A"/>
    <w:rsid w:val="00E333EE"/>
    <w:rsid w:val="00E57852"/>
    <w:rsid w:val="00E62FD0"/>
    <w:rsid w:val="00E73AE2"/>
    <w:rsid w:val="00E8020C"/>
    <w:rsid w:val="00EA0090"/>
    <w:rsid w:val="00EB08C6"/>
    <w:rsid w:val="00EB2703"/>
    <w:rsid w:val="00EF35E2"/>
    <w:rsid w:val="00F37E6B"/>
    <w:rsid w:val="00F5719D"/>
    <w:rsid w:val="00F66EF7"/>
    <w:rsid w:val="00F67E83"/>
    <w:rsid w:val="00F81441"/>
    <w:rsid w:val="00FA2568"/>
    <w:rsid w:val="00FC6FB0"/>
    <w:rsid w:val="00FE1B9B"/>
    <w:rsid w:val="00FE5252"/>
    <w:rsid w:val="00FE60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ate"/>
  <w:shapeDefaults>
    <o:shapedefaults v:ext="edit" spidmax="2050"/>
    <o:shapelayout v:ext="edit">
      <o:idmap v:ext="edit" data="1"/>
    </o:shapelayout>
  </w:shapeDefaults>
  <w:decimalSymbol w:val="."/>
  <w:listSeparator w:val=","/>
  <w14:docId w14:val="22F34283"/>
  <w15:docId w15:val="{5BDD9FC9-F123-44D3-A706-211DC9862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8685A"/>
    <w:pPr>
      <w:widowControl w:val="0"/>
    </w:pPr>
    <w:rPr>
      <w:rFonts w:ascii="Courier" w:hAnsi="Courier"/>
      <w:snapToGrid w:val="0"/>
      <w:sz w:val="24"/>
    </w:rPr>
  </w:style>
  <w:style w:type="paragraph" w:styleId="Heading1">
    <w:name w:val="heading 1"/>
    <w:basedOn w:val="Normal"/>
    <w:next w:val="Normal"/>
    <w:qFormat/>
    <w:rsid w:val="0038685A"/>
    <w:pPr>
      <w:keepNext/>
      <w:tabs>
        <w:tab w:val="center" w:pos="4680"/>
      </w:tabs>
      <w:jc w:val="both"/>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38685A"/>
  </w:style>
  <w:style w:type="paragraph" w:styleId="Header">
    <w:name w:val="header"/>
    <w:basedOn w:val="Normal"/>
    <w:rsid w:val="0038685A"/>
    <w:pPr>
      <w:tabs>
        <w:tab w:val="center" w:pos="4320"/>
        <w:tab w:val="right" w:pos="8640"/>
      </w:tabs>
    </w:pPr>
  </w:style>
  <w:style w:type="paragraph" w:styleId="Footer">
    <w:name w:val="footer"/>
    <w:basedOn w:val="Normal"/>
    <w:rsid w:val="0038685A"/>
    <w:pPr>
      <w:tabs>
        <w:tab w:val="center" w:pos="4320"/>
        <w:tab w:val="right" w:pos="8640"/>
      </w:tabs>
    </w:pPr>
  </w:style>
  <w:style w:type="character" w:styleId="PageNumber">
    <w:name w:val="page number"/>
    <w:basedOn w:val="DefaultParagraphFont"/>
    <w:rsid w:val="0038685A"/>
  </w:style>
  <w:style w:type="paragraph" w:styleId="BodyText">
    <w:name w:val="Body Text"/>
    <w:basedOn w:val="Normal"/>
    <w:rsid w:val="0038685A"/>
    <w:pPr>
      <w:tabs>
        <w:tab w:val="left" w:pos="-1080"/>
        <w:tab w:val="left" w:pos="-720"/>
        <w:tab w:val="left" w:pos="0"/>
        <w:tab w:val="left" w:pos="900"/>
        <w:tab w:val="left" w:pos="1260"/>
        <w:tab w:val="left" w:pos="2160"/>
      </w:tabs>
      <w:jc w:val="both"/>
    </w:pPr>
    <w:rPr>
      <w:rFonts w:ascii="Times New Roman" w:hAnsi="Times New Roman"/>
    </w:rPr>
  </w:style>
  <w:style w:type="paragraph" w:styleId="BalloonText">
    <w:name w:val="Balloon Text"/>
    <w:basedOn w:val="Normal"/>
    <w:link w:val="BalloonTextChar"/>
    <w:rsid w:val="005A4EB6"/>
    <w:rPr>
      <w:rFonts w:ascii="Tahoma" w:hAnsi="Tahoma" w:cs="Tahoma"/>
      <w:sz w:val="16"/>
      <w:szCs w:val="16"/>
    </w:rPr>
  </w:style>
  <w:style w:type="character" w:customStyle="1" w:styleId="BalloonTextChar">
    <w:name w:val="Balloon Text Char"/>
    <w:basedOn w:val="DefaultParagraphFont"/>
    <w:link w:val="BalloonText"/>
    <w:rsid w:val="005A4EB6"/>
    <w:rPr>
      <w:rFonts w:ascii="Tahoma" w:hAnsi="Tahoma" w:cs="Tahoma"/>
      <w:snapToGrid w:val="0"/>
      <w:sz w:val="16"/>
      <w:szCs w:val="16"/>
    </w:rPr>
  </w:style>
  <w:style w:type="paragraph" w:styleId="ListParagraph">
    <w:name w:val="List Paragraph"/>
    <w:basedOn w:val="Normal"/>
    <w:uiPriority w:val="34"/>
    <w:qFormat/>
    <w:rsid w:val="00DA7C3A"/>
    <w:pPr>
      <w:ind w:left="720"/>
      <w:contextualSpacing/>
    </w:pPr>
  </w:style>
  <w:style w:type="character" w:styleId="Hyperlink">
    <w:name w:val="Hyperlink"/>
    <w:basedOn w:val="DefaultParagraphFont"/>
    <w:rsid w:val="0089779D"/>
    <w:rPr>
      <w:color w:val="0000FF" w:themeColor="hyperlink"/>
      <w:u w:val="single"/>
    </w:rPr>
  </w:style>
  <w:style w:type="character" w:styleId="CommentReference">
    <w:name w:val="annotation reference"/>
    <w:basedOn w:val="DefaultParagraphFont"/>
    <w:semiHidden/>
    <w:unhideWhenUsed/>
    <w:rsid w:val="006E5E35"/>
    <w:rPr>
      <w:sz w:val="16"/>
      <w:szCs w:val="16"/>
    </w:rPr>
  </w:style>
  <w:style w:type="paragraph" w:styleId="CommentText">
    <w:name w:val="annotation text"/>
    <w:basedOn w:val="Normal"/>
    <w:link w:val="CommentTextChar"/>
    <w:semiHidden/>
    <w:unhideWhenUsed/>
    <w:rsid w:val="006E5E35"/>
    <w:rPr>
      <w:sz w:val="20"/>
    </w:rPr>
  </w:style>
  <w:style w:type="character" w:customStyle="1" w:styleId="CommentTextChar">
    <w:name w:val="Comment Text Char"/>
    <w:basedOn w:val="DefaultParagraphFont"/>
    <w:link w:val="CommentText"/>
    <w:semiHidden/>
    <w:rsid w:val="006E5E35"/>
    <w:rPr>
      <w:rFonts w:ascii="Courier" w:hAnsi="Courier"/>
      <w:snapToGrid w:val="0"/>
    </w:rPr>
  </w:style>
  <w:style w:type="paragraph" w:styleId="CommentSubject">
    <w:name w:val="annotation subject"/>
    <w:basedOn w:val="CommentText"/>
    <w:next w:val="CommentText"/>
    <w:link w:val="CommentSubjectChar"/>
    <w:semiHidden/>
    <w:unhideWhenUsed/>
    <w:rsid w:val="006E5E35"/>
    <w:rPr>
      <w:b/>
      <w:bCs/>
    </w:rPr>
  </w:style>
  <w:style w:type="character" w:customStyle="1" w:styleId="CommentSubjectChar">
    <w:name w:val="Comment Subject Char"/>
    <w:basedOn w:val="CommentTextChar"/>
    <w:link w:val="CommentSubject"/>
    <w:semiHidden/>
    <w:rsid w:val="006E5E35"/>
    <w:rPr>
      <w:rFonts w:ascii="Courier" w:hAnsi="Courier"/>
      <w:b/>
      <w:bCs/>
      <w:snapToGrid w:val="0"/>
    </w:rPr>
  </w:style>
  <w:style w:type="character" w:styleId="UnresolvedMention">
    <w:name w:val="Unresolved Mention"/>
    <w:basedOn w:val="DefaultParagraphFont"/>
    <w:uiPriority w:val="99"/>
    <w:semiHidden/>
    <w:unhideWhenUsed/>
    <w:rsid w:val="00863B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7853947">
      <w:bodyDiv w:val="1"/>
      <w:marLeft w:val="48"/>
      <w:marRight w:val="48"/>
      <w:marTop w:val="48"/>
      <w:marBottom w:val="12"/>
      <w:divBdr>
        <w:top w:val="none" w:sz="0" w:space="0" w:color="auto"/>
        <w:left w:val="none" w:sz="0" w:space="0" w:color="auto"/>
        <w:bottom w:val="none" w:sz="0" w:space="0" w:color="auto"/>
        <w:right w:val="none" w:sz="0" w:space="0" w:color="auto"/>
      </w:divBdr>
      <w:divsChild>
        <w:div w:id="2145925875">
          <w:marLeft w:val="0"/>
          <w:marRight w:val="0"/>
          <w:marTop w:val="0"/>
          <w:marBottom w:val="0"/>
          <w:divBdr>
            <w:top w:val="none" w:sz="0" w:space="0" w:color="auto"/>
            <w:left w:val="none" w:sz="0" w:space="0" w:color="auto"/>
            <w:bottom w:val="none" w:sz="0" w:space="0" w:color="auto"/>
            <w:right w:val="none" w:sz="0" w:space="0" w:color="auto"/>
          </w:divBdr>
        </w:div>
        <w:div w:id="127477405">
          <w:marLeft w:val="0"/>
          <w:marRight w:val="0"/>
          <w:marTop w:val="0"/>
          <w:marBottom w:val="0"/>
          <w:divBdr>
            <w:top w:val="none" w:sz="0" w:space="0" w:color="auto"/>
            <w:left w:val="none" w:sz="0" w:space="0" w:color="auto"/>
            <w:bottom w:val="none" w:sz="0" w:space="0" w:color="auto"/>
            <w:right w:val="none" w:sz="0" w:space="0" w:color="auto"/>
          </w:divBdr>
        </w:div>
        <w:div w:id="1617910275">
          <w:marLeft w:val="0"/>
          <w:marRight w:val="0"/>
          <w:marTop w:val="0"/>
          <w:marBottom w:val="0"/>
          <w:divBdr>
            <w:top w:val="none" w:sz="0" w:space="0" w:color="auto"/>
            <w:left w:val="none" w:sz="0" w:space="0" w:color="auto"/>
            <w:bottom w:val="none" w:sz="0" w:space="0" w:color="auto"/>
            <w:right w:val="none" w:sz="0" w:space="0" w:color="auto"/>
          </w:divBdr>
        </w:div>
        <w:div w:id="1042630511">
          <w:marLeft w:val="0"/>
          <w:marRight w:val="0"/>
          <w:marTop w:val="0"/>
          <w:marBottom w:val="0"/>
          <w:divBdr>
            <w:top w:val="none" w:sz="0" w:space="0" w:color="auto"/>
            <w:left w:val="none" w:sz="0" w:space="0" w:color="auto"/>
            <w:bottom w:val="none" w:sz="0" w:space="0" w:color="auto"/>
            <w:right w:val="none" w:sz="0" w:space="0" w:color="auto"/>
          </w:divBdr>
        </w:div>
        <w:div w:id="226960594">
          <w:marLeft w:val="0"/>
          <w:marRight w:val="0"/>
          <w:marTop w:val="0"/>
          <w:marBottom w:val="0"/>
          <w:divBdr>
            <w:top w:val="none" w:sz="0" w:space="0" w:color="auto"/>
            <w:left w:val="none" w:sz="0" w:space="0" w:color="auto"/>
            <w:bottom w:val="none" w:sz="0" w:space="0" w:color="auto"/>
            <w:right w:val="none" w:sz="0" w:space="0" w:color="auto"/>
          </w:divBdr>
        </w:div>
        <w:div w:id="368841737">
          <w:marLeft w:val="0"/>
          <w:marRight w:val="0"/>
          <w:marTop w:val="0"/>
          <w:marBottom w:val="0"/>
          <w:divBdr>
            <w:top w:val="none" w:sz="0" w:space="0" w:color="auto"/>
            <w:left w:val="none" w:sz="0" w:space="0" w:color="auto"/>
            <w:bottom w:val="none" w:sz="0" w:space="0" w:color="auto"/>
            <w:right w:val="none" w:sz="0" w:space="0" w:color="auto"/>
          </w:divBdr>
        </w:div>
        <w:div w:id="649213751">
          <w:marLeft w:val="0"/>
          <w:marRight w:val="0"/>
          <w:marTop w:val="0"/>
          <w:marBottom w:val="0"/>
          <w:divBdr>
            <w:top w:val="none" w:sz="0" w:space="0" w:color="auto"/>
            <w:left w:val="none" w:sz="0" w:space="0" w:color="auto"/>
            <w:bottom w:val="none" w:sz="0" w:space="0" w:color="auto"/>
            <w:right w:val="none" w:sz="0" w:space="0" w:color="auto"/>
          </w:divBdr>
        </w:div>
        <w:div w:id="1278835073">
          <w:marLeft w:val="0"/>
          <w:marRight w:val="0"/>
          <w:marTop w:val="0"/>
          <w:marBottom w:val="0"/>
          <w:divBdr>
            <w:top w:val="none" w:sz="0" w:space="0" w:color="auto"/>
            <w:left w:val="none" w:sz="0" w:space="0" w:color="auto"/>
            <w:bottom w:val="none" w:sz="0" w:space="0" w:color="auto"/>
            <w:right w:val="none" w:sz="0" w:space="0" w:color="auto"/>
          </w:divBdr>
        </w:div>
        <w:div w:id="1769884703">
          <w:marLeft w:val="0"/>
          <w:marRight w:val="0"/>
          <w:marTop w:val="0"/>
          <w:marBottom w:val="0"/>
          <w:divBdr>
            <w:top w:val="none" w:sz="0" w:space="0" w:color="auto"/>
            <w:left w:val="none" w:sz="0" w:space="0" w:color="auto"/>
            <w:bottom w:val="none" w:sz="0" w:space="0" w:color="auto"/>
            <w:right w:val="none" w:sz="0" w:space="0" w:color="auto"/>
          </w:divBdr>
        </w:div>
        <w:div w:id="1769883131">
          <w:marLeft w:val="0"/>
          <w:marRight w:val="0"/>
          <w:marTop w:val="0"/>
          <w:marBottom w:val="0"/>
          <w:divBdr>
            <w:top w:val="none" w:sz="0" w:space="0" w:color="auto"/>
            <w:left w:val="none" w:sz="0" w:space="0" w:color="auto"/>
            <w:bottom w:val="none" w:sz="0" w:space="0" w:color="auto"/>
            <w:right w:val="none" w:sz="0" w:space="0" w:color="auto"/>
          </w:divBdr>
        </w:div>
        <w:div w:id="1294871915">
          <w:marLeft w:val="0"/>
          <w:marRight w:val="0"/>
          <w:marTop w:val="0"/>
          <w:marBottom w:val="0"/>
          <w:divBdr>
            <w:top w:val="none" w:sz="0" w:space="0" w:color="auto"/>
            <w:left w:val="none" w:sz="0" w:space="0" w:color="auto"/>
            <w:bottom w:val="none" w:sz="0" w:space="0" w:color="auto"/>
            <w:right w:val="none" w:sz="0" w:space="0" w:color="auto"/>
          </w:divBdr>
        </w:div>
        <w:div w:id="1686243520">
          <w:marLeft w:val="0"/>
          <w:marRight w:val="0"/>
          <w:marTop w:val="0"/>
          <w:marBottom w:val="0"/>
          <w:divBdr>
            <w:top w:val="none" w:sz="0" w:space="0" w:color="auto"/>
            <w:left w:val="none" w:sz="0" w:space="0" w:color="auto"/>
            <w:bottom w:val="none" w:sz="0" w:space="0" w:color="auto"/>
            <w:right w:val="none" w:sz="0" w:space="0" w:color="auto"/>
          </w:divBdr>
        </w:div>
        <w:div w:id="1116868395">
          <w:marLeft w:val="0"/>
          <w:marRight w:val="0"/>
          <w:marTop w:val="0"/>
          <w:marBottom w:val="0"/>
          <w:divBdr>
            <w:top w:val="none" w:sz="0" w:space="0" w:color="auto"/>
            <w:left w:val="none" w:sz="0" w:space="0" w:color="auto"/>
            <w:bottom w:val="none" w:sz="0" w:space="0" w:color="auto"/>
            <w:right w:val="none" w:sz="0" w:space="0" w:color="auto"/>
          </w:divBdr>
        </w:div>
        <w:div w:id="1705709164">
          <w:marLeft w:val="0"/>
          <w:marRight w:val="0"/>
          <w:marTop w:val="0"/>
          <w:marBottom w:val="0"/>
          <w:divBdr>
            <w:top w:val="none" w:sz="0" w:space="0" w:color="auto"/>
            <w:left w:val="none" w:sz="0" w:space="0" w:color="auto"/>
            <w:bottom w:val="none" w:sz="0" w:space="0" w:color="auto"/>
            <w:right w:val="none" w:sz="0" w:space="0" w:color="auto"/>
          </w:divBdr>
        </w:div>
        <w:div w:id="1388651010">
          <w:marLeft w:val="0"/>
          <w:marRight w:val="0"/>
          <w:marTop w:val="0"/>
          <w:marBottom w:val="0"/>
          <w:divBdr>
            <w:top w:val="none" w:sz="0" w:space="0" w:color="auto"/>
            <w:left w:val="none" w:sz="0" w:space="0" w:color="auto"/>
            <w:bottom w:val="none" w:sz="0" w:space="0" w:color="auto"/>
            <w:right w:val="none" w:sz="0" w:space="0" w:color="auto"/>
          </w:divBdr>
        </w:div>
        <w:div w:id="742945561">
          <w:marLeft w:val="0"/>
          <w:marRight w:val="0"/>
          <w:marTop w:val="0"/>
          <w:marBottom w:val="0"/>
          <w:divBdr>
            <w:top w:val="none" w:sz="0" w:space="0" w:color="auto"/>
            <w:left w:val="none" w:sz="0" w:space="0" w:color="auto"/>
            <w:bottom w:val="none" w:sz="0" w:space="0" w:color="auto"/>
            <w:right w:val="none" w:sz="0" w:space="0" w:color="auto"/>
          </w:divBdr>
        </w:div>
        <w:div w:id="610668883">
          <w:marLeft w:val="0"/>
          <w:marRight w:val="0"/>
          <w:marTop w:val="0"/>
          <w:marBottom w:val="0"/>
          <w:divBdr>
            <w:top w:val="none" w:sz="0" w:space="0" w:color="auto"/>
            <w:left w:val="none" w:sz="0" w:space="0" w:color="auto"/>
            <w:bottom w:val="none" w:sz="0" w:space="0" w:color="auto"/>
            <w:right w:val="none" w:sz="0" w:space="0" w:color="auto"/>
          </w:divBdr>
        </w:div>
        <w:div w:id="570428296">
          <w:marLeft w:val="0"/>
          <w:marRight w:val="0"/>
          <w:marTop w:val="0"/>
          <w:marBottom w:val="0"/>
          <w:divBdr>
            <w:top w:val="none" w:sz="0" w:space="0" w:color="auto"/>
            <w:left w:val="none" w:sz="0" w:space="0" w:color="auto"/>
            <w:bottom w:val="none" w:sz="0" w:space="0" w:color="auto"/>
            <w:right w:val="none" w:sz="0" w:space="0" w:color="auto"/>
          </w:divBdr>
        </w:div>
        <w:div w:id="1932084630">
          <w:marLeft w:val="0"/>
          <w:marRight w:val="0"/>
          <w:marTop w:val="0"/>
          <w:marBottom w:val="0"/>
          <w:divBdr>
            <w:top w:val="none" w:sz="0" w:space="0" w:color="auto"/>
            <w:left w:val="none" w:sz="0" w:space="0" w:color="auto"/>
            <w:bottom w:val="none" w:sz="0" w:space="0" w:color="auto"/>
            <w:right w:val="none" w:sz="0" w:space="0" w:color="auto"/>
          </w:divBdr>
        </w:div>
        <w:div w:id="764807873">
          <w:marLeft w:val="0"/>
          <w:marRight w:val="0"/>
          <w:marTop w:val="0"/>
          <w:marBottom w:val="0"/>
          <w:divBdr>
            <w:top w:val="none" w:sz="0" w:space="0" w:color="auto"/>
            <w:left w:val="none" w:sz="0" w:space="0" w:color="auto"/>
            <w:bottom w:val="none" w:sz="0" w:space="0" w:color="auto"/>
            <w:right w:val="none" w:sz="0" w:space="0" w:color="auto"/>
          </w:divBdr>
        </w:div>
      </w:divsChild>
    </w:div>
    <w:div w:id="1400519508">
      <w:bodyDiv w:val="1"/>
      <w:marLeft w:val="48"/>
      <w:marRight w:val="48"/>
      <w:marTop w:val="48"/>
      <w:marBottom w:val="12"/>
      <w:divBdr>
        <w:top w:val="none" w:sz="0" w:space="0" w:color="auto"/>
        <w:left w:val="none" w:sz="0" w:space="0" w:color="auto"/>
        <w:bottom w:val="none" w:sz="0" w:space="0" w:color="auto"/>
        <w:right w:val="none" w:sz="0" w:space="0" w:color="auto"/>
      </w:divBdr>
      <w:divsChild>
        <w:div w:id="1700616962">
          <w:marLeft w:val="0"/>
          <w:marRight w:val="0"/>
          <w:marTop w:val="0"/>
          <w:marBottom w:val="0"/>
          <w:divBdr>
            <w:top w:val="none" w:sz="0" w:space="0" w:color="auto"/>
            <w:left w:val="none" w:sz="0" w:space="0" w:color="auto"/>
            <w:bottom w:val="none" w:sz="0" w:space="0" w:color="auto"/>
            <w:right w:val="none" w:sz="0" w:space="0" w:color="auto"/>
          </w:divBdr>
        </w:div>
        <w:div w:id="181095198">
          <w:marLeft w:val="0"/>
          <w:marRight w:val="0"/>
          <w:marTop w:val="0"/>
          <w:marBottom w:val="0"/>
          <w:divBdr>
            <w:top w:val="none" w:sz="0" w:space="0" w:color="auto"/>
            <w:left w:val="none" w:sz="0" w:space="0" w:color="auto"/>
            <w:bottom w:val="none" w:sz="0" w:space="0" w:color="auto"/>
            <w:right w:val="none" w:sz="0" w:space="0" w:color="auto"/>
          </w:divBdr>
        </w:div>
        <w:div w:id="1375689155">
          <w:marLeft w:val="0"/>
          <w:marRight w:val="0"/>
          <w:marTop w:val="0"/>
          <w:marBottom w:val="0"/>
          <w:divBdr>
            <w:top w:val="none" w:sz="0" w:space="0" w:color="auto"/>
            <w:left w:val="none" w:sz="0" w:space="0" w:color="auto"/>
            <w:bottom w:val="none" w:sz="0" w:space="0" w:color="auto"/>
            <w:right w:val="none" w:sz="0" w:space="0" w:color="auto"/>
          </w:divBdr>
        </w:div>
        <w:div w:id="793133471">
          <w:marLeft w:val="0"/>
          <w:marRight w:val="0"/>
          <w:marTop w:val="0"/>
          <w:marBottom w:val="0"/>
          <w:divBdr>
            <w:top w:val="none" w:sz="0" w:space="0" w:color="auto"/>
            <w:left w:val="none" w:sz="0" w:space="0" w:color="auto"/>
            <w:bottom w:val="none" w:sz="0" w:space="0" w:color="auto"/>
            <w:right w:val="none" w:sz="0" w:space="0" w:color="auto"/>
          </w:divBdr>
        </w:div>
        <w:div w:id="2082018870">
          <w:marLeft w:val="0"/>
          <w:marRight w:val="0"/>
          <w:marTop w:val="0"/>
          <w:marBottom w:val="0"/>
          <w:divBdr>
            <w:top w:val="none" w:sz="0" w:space="0" w:color="auto"/>
            <w:left w:val="none" w:sz="0" w:space="0" w:color="auto"/>
            <w:bottom w:val="none" w:sz="0" w:space="0" w:color="auto"/>
            <w:right w:val="none" w:sz="0" w:space="0" w:color="auto"/>
          </w:divBdr>
        </w:div>
        <w:div w:id="899511538">
          <w:marLeft w:val="0"/>
          <w:marRight w:val="0"/>
          <w:marTop w:val="0"/>
          <w:marBottom w:val="0"/>
          <w:divBdr>
            <w:top w:val="none" w:sz="0" w:space="0" w:color="auto"/>
            <w:left w:val="none" w:sz="0" w:space="0" w:color="auto"/>
            <w:bottom w:val="none" w:sz="0" w:space="0" w:color="auto"/>
            <w:right w:val="none" w:sz="0" w:space="0" w:color="auto"/>
          </w:divBdr>
        </w:div>
        <w:div w:id="178004793">
          <w:marLeft w:val="0"/>
          <w:marRight w:val="0"/>
          <w:marTop w:val="0"/>
          <w:marBottom w:val="0"/>
          <w:divBdr>
            <w:top w:val="none" w:sz="0" w:space="0" w:color="auto"/>
            <w:left w:val="none" w:sz="0" w:space="0" w:color="auto"/>
            <w:bottom w:val="none" w:sz="0" w:space="0" w:color="auto"/>
            <w:right w:val="none" w:sz="0" w:space="0" w:color="auto"/>
          </w:divBdr>
        </w:div>
        <w:div w:id="1455058836">
          <w:marLeft w:val="0"/>
          <w:marRight w:val="0"/>
          <w:marTop w:val="0"/>
          <w:marBottom w:val="0"/>
          <w:divBdr>
            <w:top w:val="none" w:sz="0" w:space="0" w:color="auto"/>
            <w:left w:val="none" w:sz="0" w:space="0" w:color="auto"/>
            <w:bottom w:val="none" w:sz="0" w:space="0" w:color="auto"/>
            <w:right w:val="none" w:sz="0" w:space="0" w:color="auto"/>
          </w:divBdr>
        </w:div>
        <w:div w:id="757562948">
          <w:marLeft w:val="0"/>
          <w:marRight w:val="0"/>
          <w:marTop w:val="0"/>
          <w:marBottom w:val="0"/>
          <w:divBdr>
            <w:top w:val="none" w:sz="0" w:space="0" w:color="auto"/>
            <w:left w:val="none" w:sz="0" w:space="0" w:color="auto"/>
            <w:bottom w:val="none" w:sz="0" w:space="0" w:color="auto"/>
            <w:right w:val="none" w:sz="0" w:space="0" w:color="auto"/>
          </w:divBdr>
        </w:div>
        <w:div w:id="632180675">
          <w:marLeft w:val="0"/>
          <w:marRight w:val="0"/>
          <w:marTop w:val="0"/>
          <w:marBottom w:val="0"/>
          <w:divBdr>
            <w:top w:val="none" w:sz="0" w:space="0" w:color="auto"/>
            <w:left w:val="none" w:sz="0" w:space="0" w:color="auto"/>
            <w:bottom w:val="none" w:sz="0" w:space="0" w:color="auto"/>
            <w:right w:val="none" w:sz="0" w:space="0" w:color="auto"/>
          </w:divBdr>
        </w:div>
        <w:div w:id="2104913790">
          <w:marLeft w:val="0"/>
          <w:marRight w:val="0"/>
          <w:marTop w:val="0"/>
          <w:marBottom w:val="0"/>
          <w:divBdr>
            <w:top w:val="none" w:sz="0" w:space="0" w:color="auto"/>
            <w:left w:val="none" w:sz="0" w:space="0" w:color="auto"/>
            <w:bottom w:val="none" w:sz="0" w:space="0" w:color="auto"/>
            <w:right w:val="none" w:sz="0" w:space="0" w:color="auto"/>
          </w:divBdr>
        </w:div>
        <w:div w:id="1702970012">
          <w:marLeft w:val="0"/>
          <w:marRight w:val="0"/>
          <w:marTop w:val="0"/>
          <w:marBottom w:val="0"/>
          <w:divBdr>
            <w:top w:val="none" w:sz="0" w:space="0" w:color="auto"/>
            <w:left w:val="none" w:sz="0" w:space="0" w:color="auto"/>
            <w:bottom w:val="none" w:sz="0" w:space="0" w:color="auto"/>
            <w:right w:val="none" w:sz="0" w:space="0" w:color="auto"/>
          </w:divBdr>
        </w:div>
        <w:div w:id="1700351752">
          <w:marLeft w:val="0"/>
          <w:marRight w:val="0"/>
          <w:marTop w:val="0"/>
          <w:marBottom w:val="0"/>
          <w:divBdr>
            <w:top w:val="none" w:sz="0" w:space="0" w:color="auto"/>
            <w:left w:val="none" w:sz="0" w:space="0" w:color="auto"/>
            <w:bottom w:val="none" w:sz="0" w:space="0" w:color="auto"/>
            <w:right w:val="none" w:sz="0" w:space="0" w:color="auto"/>
          </w:divBdr>
        </w:div>
        <w:div w:id="2067876485">
          <w:marLeft w:val="0"/>
          <w:marRight w:val="0"/>
          <w:marTop w:val="0"/>
          <w:marBottom w:val="0"/>
          <w:divBdr>
            <w:top w:val="none" w:sz="0" w:space="0" w:color="auto"/>
            <w:left w:val="none" w:sz="0" w:space="0" w:color="auto"/>
            <w:bottom w:val="none" w:sz="0" w:space="0" w:color="auto"/>
            <w:right w:val="none" w:sz="0" w:space="0" w:color="auto"/>
          </w:divBdr>
        </w:div>
        <w:div w:id="1919097300">
          <w:marLeft w:val="0"/>
          <w:marRight w:val="0"/>
          <w:marTop w:val="0"/>
          <w:marBottom w:val="0"/>
          <w:divBdr>
            <w:top w:val="none" w:sz="0" w:space="0" w:color="auto"/>
            <w:left w:val="none" w:sz="0" w:space="0" w:color="auto"/>
            <w:bottom w:val="none" w:sz="0" w:space="0" w:color="auto"/>
            <w:right w:val="none" w:sz="0" w:space="0" w:color="auto"/>
          </w:divBdr>
        </w:div>
        <w:div w:id="1592858449">
          <w:marLeft w:val="0"/>
          <w:marRight w:val="0"/>
          <w:marTop w:val="0"/>
          <w:marBottom w:val="0"/>
          <w:divBdr>
            <w:top w:val="none" w:sz="0" w:space="0" w:color="auto"/>
            <w:left w:val="none" w:sz="0" w:space="0" w:color="auto"/>
            <w:bottom w:val="none" w:sz="0" w:space="0" w:color="auto"/>
            <w:right w:val="none" w:sz="0" w:space="0" w:color="auto"/>
          </w:divBdr>
        </w:div>
        <w:div w:id="490945406">
          <w:marLeft w:val="0"/>
          <w:marRight w:val="0"/>
          <w:marTop w:val="0"/>
          <w:marBottom w:val="0"/>
          <w:divBdr>
            <w:top w:val="none" w:sz="0" w:space="0" w:color="auto"/>
            <w:left w:val="none" w:sz="0" w:space="0" w:color="auto"/>
            <w:bottom w:val="none" w:sz="0" w:space="0" w:color="auto"/>
            <w:right w:val="none" w:sz="0" w:space="0" w:color="auto"/>
          </w:divBdr>
        </w:div>
        <w:div w:id="1991670036">
          <w:marLeft w:val="0"/>
          <w:marRight w:val="0"/>
          <w:marTop w:val="0"/>
          <w:marBottom w:val="0"/>
          <w:divBdr>
            <w:top w:val="none" w:sz="0" w:space="0" w:color="auto"/>
            <w:left w:val="none" w:sz="0" w:space="0" w:color="auto"/>
            <w:bottom w:val="none" w:sz="0" w:space="0" w:color="auto"/>
            <w:right w:val="none" w:sz="0" w:space="0" w:color="auto"/>
          </w:divBdr>
        </w:div>
        <w:div w:id="358970665">
          <w:marLeft w:val="0"/>
          <w:marRight w:val="0"/>
          <w:marTop w:val="0"/>
          <w:marBottom w:val="0"/>
          <w:divBdr>
            <w:top w:val="none" w:sz="0" w:space="0" w:color="auto"/>
            <w:left w:val="none" w:sz="0" w:space="0" w:color="auto"/>
            <w:bottom w:val="none" w:sz="0" w:space="0" w:color="auto"/>
            <w:right w:val="none" w:sz="0" w:space="0" w:color="auto"/>
          </w:divBdr>
        </w:div>
        <w:div w:id="10611712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2.xm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microsoft.com/office/2011/relationships/people" Target="people.xml"/><Relationship Id="rId10" Type="http://schemas.openxmlformats.org/officeDocument/2006/relationships/hyperlink" Target="mailto:Jon.nass@maineports.com" TargetMode="External"/><Relationship Id="rId19" Type="http://schemas.openxmlformats.org/officeDocument/2006/relationships/customXml" Target="../customXml/item3.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F1B43822BE884C89EB9FCDC90AD007" ma:contentTypeVersion="16" ma:contentTypeDescription="Create a new document." ma:contentTypeScope="" ma:versionID="afeb6271a40f77bdfca92503d0f3dc6f">
  <xsd:schema xmlns:xsd="http://www.w3.org/2001/XMLSchema" xmlns:xs="http://www.w3.org/2001/XMLSchema" xmlns:p="http://schemas.microsoft.com/office/2006/metadata/properties" xmlns:ns2="13ceaa7d-57de-429a-8026-f253f8cde2e9" xmlns:ns3="a2333652-6ff2-4a8b-bde2-b7fe8b4ddea5" targetNamespace="http://schemas.microsoft.com/office/2006/metadata/properties" ma:root="true" ma:fieldsID="c100cd89143a61cdc3f575ad27f1c2f2" ns2:_="" ns3:_="">
    <xsd:import namespace="13ceaa7d-57de-429a-8026-f253f8cde2e9"/>
    <xsd:import namespace="a2333652-6ff2-4a8b-bde2-b7fe8b4ddea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eaa7d-57de-429a-8026-f253f8cde2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9c5b950-f452-4a7d-90f6-3c3f09aeaf7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333652-6ff2-4a8b-bde2-b7fe8b4ddea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c483500-60d6-49fe-869d-705c606c039b}" ma:internalName="TaxCatchAll" ma:showField="CatchAllData" ma:web="a2333652-6ff2-4a8b-bde2-b7fe8b4ddea5">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3ceaa7d-57de-429a-8026-f253f8cde2e9">
      <Terms xmlns="http://schemas.microsoft.com/office/infopath/2007/PartnerControls"/>
    </lcf76f155ced4ddcb4097134ff3c332f>
    <TaxCatchAll xmlns="a2333652-6ff2-4a8b-bde2-b7fe8b4ddea5" xsi:nil="true"/>
  </documentManagement>
</p:properties>
</file>

<file path=customXml/itemProps1.xml><?xml version="1.0" encoding="utf-8"?>
<ds:datastoreItem xmlns:ds="http://schemas.openxmlformats.org/officeDocument/2006/customXml" ds:itemID="{D60E83A8-70EA-4A65-B333-17B42DF63D72}"/>
</file>

<file path=customXml/itemProps2.xml><?xml version="1.0" encoding="utf-8"?>
<ds:datastoreItem xmlns:ds="http://schemas.openxmlformats.org/officeDocument/2006/customXml" ds:itemID="{14210448-2ECD-4A14-B57E-3865D72EFB1E}"/>
</file>

<file path=customXml/itemProps3.xml><?xml version="1.0" encoding="utf-8"?>
<ds:datastoreItem xmlns:ds="http://schemas.openxmlformats.org/officeDocument/2006/customXml" ds:itemID="{8C9DF5B9-4BBA-46BE-AE65-54275F6E6F85}"/>
</file>

<file path=docProps/app.xml><?xml version="1.0" encoding="utf-8"?>
<Properties xmlns="http://schemas.openxmlformats.org/officeDocument/2006/extended-properties" xmlns:vt="http://schemas.openxmlformats.org/officeDocument/2006/docPropsVTypes">
  <Template>Normal</Template>
  <TotalTime>11</TotalTime>
  <Pages>8</Pages>
  <Words>2315</Words>
  <Characters>13202</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Valued Gateway Client</dc:creator>
  <cp:lastModifiedBy>Jennifer Smith</cp:lastModifiedBy>
  <cp:revision>3</cp:revision>
  <cp:lastPrinted>2015-03-02T13:15:00Z</cp:lastPrinted>
  <dcterms:created xsi:type="dcterms:W3CDTF">2021-02-17T14:44:00Z</dcterms:created>
  <dcterms:modified xsi:type="dcterms:W3CDTF">2021-02-17T14:45:00Z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0x01010097F1B43822BE884C89EB9FCDC90AD007</vt:lpwstr>
  </property>
</Properties>
</file>